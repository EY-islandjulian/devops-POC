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8C3EE" w14:textId="1152CF4B" w:rsidR="00D53A23" w:rsidRPr="00626604" w:rsidRDefault="00D53A23" w:rsidP="00D53A23">
      <w:pPr>
        <w:keepNext/>
        <w:pageBreakBefore/>
        <w:shd w:val="solid" w:color="auto" w:fill="auto"/>
        <w:spacing w:before="1680" w:after="0" w:line="240" w:lineRule="auto"/>
        <w:ind w:right="720"/>
        <w:rPr>
          <w:rFonts w:ascii="EYInterstate Light" w:eastAsia="Times New Roman" w:hAnsi="EYInterstate Light" w:cs="Times New Roman"/>
          <w:sz w:val="36"/>
          <w:szCs w:val="20"/>
          <w:lang w:eastAsia="es-ES"/>
        </w:rPr>
      </w:pPr>
    </w:p>
    <w:p w14:paraId="06A9D920" w14:textId="407D42FC" w:rsidR="00BE795B" w:rsidRPr="00626604" w:rsidRDefault="00BE795B" w:rsidP="00924D7D">
      <w:pPr>
        <w:keepLines/>
        <w:spacing w:after="120" w:line="240" w:lineRule="auto"/>
        <w:ind w:right="720"/>
        <w:jc w:val="center"/>
        <w:rPr>
          <w:rFonts w:ascii="EYInterstate Light" w:eastAsia="Times New Roman" w:hAnsi="EYInterstate Light" w:cs="Times New Roman"/>
          <w:smallCaps/>
          <w:sz w:val="48"/>
          <w:szCs w:val="48"/>
          <w:lang w:eastAsia="es-ES"/>
        </w:rPr>
      </w:pPr>
      <w:r w:rsidRPr="20A08E72">
        <w:rPr>
          <w:rFonts w:ascii="EYInterstate Light" w:eastAsia="Times New Roman" w:hAnsi="EYInterstate Light" w:cs="Times New Roman"/>
          <w:smallCaps/>
          <w:sz w:val="48"/>
          <w:szCs w:val="48"/>
          <w:lang w:eastAsia="es-ES"/>
        </w:rPr>
        <w:t>Technical Design</w:t>
      </w:r>
    </w:p>
    <w:p w14:paraId="0BA1B837" w14:textId="44CDA8B2" w:rsidR="00D53A23" w:rsidRPr="00626604" w:rsidRDefault="6DD5A3B3" w:rsidP="20A08E72">
      <w:pPr>
        <w:keepLines/>
        <w:spacing w:after="120" w:line="240" w:lineRule="auto"/>
        <w:ind w:right="720"/>
        <w:jc w:val="center"/>
        <w:rPr>
          <w:rFonts w:ascii="EYInterstate Light" w:eastAsia="Times New Roman" w:hAnsi="EYInterstate Light" w:cs="Times New Roman"/>
          <w:color w:val="0000FF"/>
          <w:sz w:val="48"/>
          <w:szCs w:val="48"/>
          <w:lang w:eastAsia="es-ES"/>
        </w:rPr>
      </w:pPr>
      <w:r>
        <w:rPr>
          <w:noProof/>
        </w:rPr>
        <w:drawing>
          <wp:inline distT="0" distB="0" distL="0" distR="0" wp14:anchorId="21ADA272" wp14:editId="17BDA79C">
            <wp:extent cx="2466975" cy="552450"/>
            <wp:effectExtent l="0" t="0" r="0" b="0"/>
            <wp:docPr id="1612910797" name="Picture 1612910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6975" cy="552450"/>
                    </a:xfrm>
                    <a:prstGeom prst="rect">
                      <a:avLst/>
                    </a:prstGeom>
                  </pic:spPr>
                </pic:pic>
              </a:graphicData>
            </a:graphic>
          </wp:inline>
        </w:drawing>
      </w:r>
      <w:bookmarkStart w:id="0" w:name="Subject"/>
    </w:p>
    <w:p w14:paraId="5F08625E" w14:textId="77777777" w:rsidR="00BE795B" w:rsidRPr="00626604" w:rsidRDefault="00BE795B" w:rsidP="00BE795B">
      <w:pPr>
        <w:keepLines/>
        <w:spacing w:after="120" w:line="240" w:lineRule="auto"/>
        <w:ind w:right="720"/>
        <w:rPr>
          <w:rFonts w:ascii="EYInterstate Light" w:eastAsia="Times New Roman" w:hAnsi="EYInterstate Light" w:cs="Times New Roman"/>
          <w:color w:val="0000FF"/>
          <w:sz w:val="48"/>
          <w:szCs w:val="20"/>
          <w:lang w:eastAsia="es-ES"/>
        </w:rPr>
      </w:pPr>
    </w:p>
    <w:p w14:paraId="5624C46F" w14:textId="3CA345B8" w:rsidR="00D53A23" w:rsidRPr="00626604" w:rsidRDefault="5603D29F" w:rsidP="001653D2">
      <w:pPr>
        <w:tabs>
          <w:tab w:val="left" w:pos="4320"/>
        </w:tabs>
        <w:spacing w:before="120" w:after="120" w:line="240" w:lineRule="auto"/>
        <w:jc w:val="center"/>
        <w:rPr>
          <w:rFonts w:ascii="EYInterstate Light" w:eastAsia="Times New Roman" w:hAnsi="EYInterstate Light" w:cs="Times New Roman"/>
          <w:color w:val="0000FF"/>
          <w:sz w:val="48"/>
          <w:szCs w:val="48"/>
          <w:lang w:eastAsia="es-ES"/>
        </w:rPr>
      </w:pPr>
      <w:r w:rsidRPr="20A08E72">
        <w:rPr>
          <w:rFonts w:ascii="EYInterstate Light" w:eastAsia="Times New Roman" w:hAnsi="EYInterstate Light" w:cs="Times New Roman"/>
          <w:color w:val="0000FF"/>
          <w:sz w:val="48"/>
          <w:szCs w:val="48"/>
          <w:lang w:eastAsia="es-ES"/>
        </w:rPr>
        <w:t>H2O America</w:t>
      </w:r>
    </w:p>
    <w:bookmarkEnd w:id="0"/>
    <w:p w14:paraId="5B90C7D7" w14:textId="764FB438" w:rsidR="00D53A23" w:rsidRPr="00626604" w:rsidRDefault="0018455E" w:rsidP="001653D2">
      <w:pPr>
        <w:tabs>
          <w:tab w:val="left" w:pos="4320"/>
        </w:tabs>
        <w:spacing w:before="120" w:after="120" w:line="240" w:lineRule="auto"/>
        <w:jc w:val="center"/>
        <w:rPr>
          <w:rFonts w:ascii="EYInterstate Light" w:eastAsia="Times New Roman" w:hAnsi="EYInterstate Light" w:cs="Times New Roman"/>
          <w:sz w:val="48"/>
          <w:szCs w:val="20"/>
          <w:lang w:eastAsia="es-ES"/>
        </w:rPr>
      </w:pPr>
      <w:r>
        <w:rPr>
          <w:rFonts w:ascii="EYInterstate Light" w:eastAsia="Times New Roman" w:hAnsi="EYInterstate Light" w:cs="Times New Roman"/>
          <w:color w:val="0000FF"/>
          <w:sz w:val="48"/>
          <w:szCs w:val="20"/>
          <w:lang w:eastAsia="es-ES"/>
        </w:rPr>
        <w:t>CM065 – Send Current Account Balance from CCS to Invoice Cloud</w:t>
      </w:r>
    </w:p>
    <w:p w14:paraId="5C4F6410" w14:textId="77777777" w:rsidR="00D53A23" w:rsidRPr="00626604" w:rsidRDefault="00D53A23" w:rsidP="00D53A23">
      <w:pPr>
        <w:tabs>
          <w:tab w:val="left" w:pos="4320"/>
        </w:tabs>
        <w:spacing w:before="120" w:after="120" w:line="240" w:lineRule="auto"/>
        <w:rPr>
          <w:rFonts w:ascii="EYInterstate Light" w:eastAsia="Times New Roman" w:hAnsi="EYInterstate Light" w:cs="Times New Roman"/>
          <w:szCs w:val="20"/>
          <w:lang w:eastAsia="es-ES"/>
        </w:rPr>
      </w:pPr>
    </w:p>
    <w:p w14:paraId="6CBE954C" w14:textId="18417FA9" w:rsidR="00D53A23" w:rsidRPr="00626604" w:rsidRDefault="00D53A23" w:rsidP="20A08E72">
      <w:pPr>
        <w:tabs>
          <w:tab w:val="left" w:pos="4320"/>
        </w:tabs>
        <w:spacing w:before="120" w:after="120" w:line="240" w:lineRule="auto"/>
        <w:rPr>
          <w:rFonts w:ascii="EYInterstate Light" w:eastAsia="Times New Roman" w:hAnsi="EYInterstate Light" w:cs="Times New Roman"/>
          <w:lang w:eastAsia="es-ES"/>
        </w:rPr>
      </w:pPr>
      <w:r w:rsidRPr="20A08E72">
        <w:rPr>
          <w:rFonts w:ascii="EYInterstate Light" w:eastAsia="Arial" w:hAnsi="EYInterstate Light" w:cs="Arial"/>
          <w:i/>
          <w:iCs/>
          <w:color w:val="000000" w:themeColor="text1"/>
          <w:sz w:val="22"/>
          <w:szCs w:val="22"/>
          <w:lang w:eastAsia="es-ES"/>
        </w:rPr>
        <w:t xml:space="preserve">This work product/document is intended solely for the information and use of the management of </w:t>
      </w:r>
      <w:r w:rsidR="5603D29F" w:rsidRPr="20A08E72">
        <w:rPr>
          <w:rFonts w:ascii="EYInterstate Light" w:eastAsia="Arial" w:hAnsi="EYInterstate Light" w:cs="Arial"/>
          <w:i/>
          <w:iCs/>
          <w:color w:val="000000" w:themeColor="text1"/>
          <w:sz w:val="22"/>
          <w:szCs w:val="22"/>
          <w:lang w:eastAsia="es-ES"/>
        </w:rPr>
        <w:t>H2O America</w:t>
      </w:r>
      <w:r w:rsidRPr="20A08E72">
        <w:rPr>
          <w:rFonts w:ascii="EYInterstate Light" w:eastAsia="Arial" w:hAnsi="EYInterstate Light" w:cs="Arial"/>
          <w:i/>
          <w:iCs/>
          <w:color w:val="000000" w:themeColor="text1"/>
          <w:sz w:val="22"/>
          <w:szCs w:val="22"/>
          <w:lang w:eastAsia="es-ES"/>
        </w:rPr>
        <w:t xml:space="preserve"> and is not intended to be and should not be used by anyone other than these specified parties.</w:t>
      </w:r>
    </w:p>
    <w:p w14:paraId="66727C7E" w14:textId="77777777" w:rsidR="00D53A23" w:rsidRPr="00626604" w:rsidRDefault="00D53A23" w:rsidP="00D53A23">
      <w:pPr>
        <w:tabs>
          <w:tab w:val="left" w:pos="4320"/>
        </w:tabs>
        <w:spacing w:before="120" w:after="120" w:line="240" w:lineRule="auto"/>
        <w:rPr>
          <w:rFonts w:ascii="EYInterstate Light" w:eastAsia="Times New Roman" w:hAnsi="EYInterstate Light" w:cs="Times New Roman"/>
          <w:szCs w:val="20"/>
          <w:lang w:eastAsia="es-ES"/>
        </w:rPr>
      </w:pPr>
    </w:p>
    <w:p w14:paraId="511EDF97" w14:textId="2AA3A1ED" w:rsidR="00D53A23" w:rsidRPr="00626604" w:rsidRDefault="00D53A23" w:rsidP="00D53A23">
      <w:pPr>
        <w:tabs>
          <w:tab w:val="left" w:pos="4320"/>
        </w:tabs>
        <w:spacing w:before="120" w:after="0" w:line="240" w:lineRule="auto"/>
        <w:rPr>
          <w:rFonts w:ascii="EYInterstate Light" w:eastAsia="Times New Roman" w:hAnsi="EYInterstate Light" w:cs="Times New Roman"/>
          <w:szCs w:val="20"/>
          <w:lang w:eastAsia="es-ES"/>
        </w:rPr>
      </w:pPr>
      <w:r w:rsidRPr="00626604">
        <w:rPr>
          <w:rFonts w:ascii="EYInterstate Light" w:eastAsia="Times New Roman" w:hAnsi="EYInterstate Light" w:cs="Times New Roman"/>
          <w:szCs w:val="20"/>
          <w:lang w:eastAsia="es-ES"/>
        </w:rPr>
        <w:t>Author:</w:t>
      </w:r>
      <w:r w:rsidRPr="00626604">
        <w:rPr>
          <w:rFonts w:ascii="EYInterstate Light" w:eastAsia="Times New Roman" w:hAnsi="EYInterstate Light" w:cs="Times New Roman"/>
          <w:szCs w:val="20"/>
          <w:lang w:eastAsia="es-ES"/>
        </w:rPr>
        <w:tab/>
      </w:r>
      <w:r w:rsidR="000B15EC" w:rsidRPr="00626604">
        <w:rPr>
          <w:rFonts w:ascii="EYInterstate Light" w:eastAsia="Times New Roman" w:hAnsi="EYInterstate Light" w:cs="Times New Roman"/>
          <w:color w:val="0000FF"/>
          <w:szCs w:val="20"/>
          <w:lang w:eastAsia="es-ES"/>
        </w:rPr>
        <w:fldChar w:fldCharType="begin"/>
      </w:r>
      <w:r w:rsidR="000B15EC" w:rsidRPr="00626604">
        <w:rPr>
          <w:rFonts w:ascii="EYInterstate Light" w:eastAsia="Times New Roman" w:hAnsi="EYInterstate Light" w:cs="Times New Roman"/>
          <w:color w:val="0000FF"/>
          <w:szCs w:val="20"/>
          <w:lang w:eastAsia="es-ES"/>
        </w:rPr>
        <w:instrText xml:space="preserve"> AUTHOR   \* MERGEFORMAT </w:instrText>
      </w:r>
      <w:r w:rsidR="000B15EC" w:rsidRPr="00626604">
        <w:rPr>
          <w:rFonts w:ascii="EYInterstate Light" w:eastAsia="Times New Roman" w:hAnsi="EYInterstate Light" w:cs="Times New Roman"/>
          <w:color w:val="0000FF"/>
          <w:szCs w:val="20"/>
          <w:lang w:eastAsia="es-ES"/>
        </w:rPr>
        <w:fldChar w:fldCharType="separate"/>
      </w:r>
      <w:r w:rsidR="000B15EC" w:rsidRPr="00626604">
        <w:rPr>
          <w:rFonts w:ascii="EYInterstate Light" w:eastAsia="Times New Roman" w:hAnsi="EYInterstate Light" w:cs="Times New Roman"/>
          <w:noProof/>
          <w:color w:val="0000FF"/>
          <w:szCs w:val="20"/>
          <w:lang w:eastAsia="es-ES"/>
        </w:rPr>
        <w:t>EY</w:t>
      </w:r>
      <w:r w:rsidR="000B15EC" w:rsidRPr="00626604">
        <w:rPr>
          <w:rFonts w:ascii="EYInterstate Light" w:eastAsia="Times New Roman" w:hAnsi="EYInterstate Light" w:cs="Times New Roman"/>
          <w:color w:val="0000FF"/>
          <w:szCs w:val="20"/>
          <w:lang w:eastAsia="es-ES"/>
        </w:rPr>
        <w:fldChar w:fldCharType="end"/>
      </w:r>
    </w:p>
    <w:p w14:paraId="28747A53" w14:textId="3465D44F" w:rsidR="00D53A23" w:rsidRPr="00626604" w:rsidRDefault="00D53A23" w:rsidP="00D53A23">
      <w:pPr>
        <w:tabs>
          <w:tab w:val="left" w:pos="4320"/>
        </w:tabs>
        <w:spacing w:before="120" w:after="0" w:line="240" w:lineRule="auto"/>
        <w:rPr>
          <w:rFonts w:ascii="EYInterstate Light" w:eastAsia="Times New Roman" w:hAnsi="EYInterstate Light" w:cs="Times New Roman"/>
          <w:szCs w:val="20"/>
          <w:lang w:eastAsia="es-ES"/>
        </w:rPr>
      </w:pPr>
      <w:r w:rsidRPr="00626604">
        <w:rPr>
          <w:rFonts w:ascii="EYInterstate Light" w:eastAsia="Times New Roman" w:hAnsi="EYInterstate Light" w:cs="Times New Roman"/>
          <w:szCs w:val="20"/>
          <w:lang w:eastAsia="es-ES"/>
        </w:rPr>
        <w:t>Creation Date:</w:t>
      </w:r>
      <w:r w:rsidRPr="00626604">
        <w:rPr>
          <w:rFonts w:ascii="EYInterstate Light" w:eastAsia="Times New Roman" w:hAnsi="EYInterstate Light" w:cs="Times New Roman"/>
          <w:szCs w:val="20"/>
          <w:lang w:eastAsia="es-ES"/>
        </w:rPr>
        <w:tab/>
      </w:r>
      <w:r w:rsidR="00830760">
        <w:rPr>
          <w:rFonts w:ascii="EYInterstate Light" w:eastAsia="Times New Roman" w:hAnsi="EYInterstate Light" w:cs="Times New Roman"/>
          <w:szCs w:val="20"/>
          <w:lang w:eastAsia="es-ES"/>
        </w:rPr>
        <w:t>July 14</w:t>
      </w:r>
      <w:r w:rsidR="0068549D">
        <w:rPr>
          <w:rFonts w:ascii="EYInterstate Light" w:eastAsia="Times New Roman" w:hAnsi="EYInterstate Light" w:cs="Times New Roman"/>
          <w:szCs w:val="20"/>
          <w:lang w:eastAsia="es-ES"/>
        </w:rPr>
        <w:t>, 2025</w:t>
      </w:r>
    </w:p>
    <w:p w14:paraId="17858D29" w14:textId="3FF337E6" w:rsidR="00D53A23" w:rsidRPr="00626604" w:rsidRDefault="00D53A23" w:rsidP="00D53A23">
      <w:pPr>
        <w:tabs>
          <w:tab w:val="left" w:pos="4320"/>
        </w:tabs>
        <w:spacing w:before="120" w:after="0" w:line="240" w:lineRule="auto"/>
        <w:rPr>
          <w:rFonts w:ascii="EYInterstate Light" w:eastAsia="Times New Roman" w:hAnsi="EYInterstate Light" w:cs="Times New Roman"/>
          <w:szCs w:val="20"/>
          <w:lang w:eastAsia="es-ES"/>
        </w:rPr>
      </w:pPr>
      <w:r w:rsidRPr="00626604">
        <w:rPr>
          <w:rFonts w:ascii="EYInterstate Light" w:eastAsia="Times New Roman" w:hAnsi="EYInterstate Light" w:cs="Times New Roman"/>
          <w:szCs w:val="20"/>
          <w:lang w:eastAsia="es-ES"/>
        </w:rPr>
        <w:t>Last Updated:</w:t>
      </w:r>
      <w:r w:rsidRPr="00626604">
        <w:rPr>
          <w:rFonts w:ascii="EYInterstate Light" w:eastAsia="Times New Roman" w:hAnsi="EYInterstate Light" w:cs="Times New Roman"/>
          <w:szCs w:val="20"/>
          <w:lang w:eastAsia="es-ES"/>
        </w:rPr>
        <w:tab/>
      </w:r>
      <w:r w:rsidR="004D54EB">
        <w:rPr>
          <w:rFonts w:ascii="EYInterstate Light" w:eastAsia="Times New Roman" w:hAnsi="EYInterstate Light" w:cs="Times New Roman"/>
          <w:szCs w:val="20"/>
          <w:lang w:eastAsia="es-ES"/>
        </w:rPr>
        <w:t>October 22, 2025</w:t>
      </w:r>
      <w:r w:rsidR="000B15EC" w:rsidRPr="00626604">
        <w:rPr>
          <w:rFonts w:ascii="EYInterstate Light" w:eastAsia="Times New Roman" w:hAnsi="EYInterstate Light" w:cs="Times New Roman"/>
          <w:szCs w:val="20"/>
          <w:lang w:eastAsia="es-ES"/>
        </w:rPr>
        <w:fldChar w:fldCharType="begin"/>
      </w:r>
      <w:r w:rsidR="000B15EC" w:rsidRPr="00626604">
        <w:rPr>
          <w:rFonts w:ascii="EYInterstate Light" w:eastAsia="Times New Roman" w:hAnsi="EYInterstate Light" w:cs="Times New Roman"/>
          <w:szCs w:val="20"/>
          <w:lang w:eastAsia="es-ES"/>
        </w:rPr>
        <w:instrText xml:space="preserve"> SAVEDATE  \@ "MMMM d, yyyy"  \* MERGEFORMAT </w:instrText>
      </w:r>
      <w:r w:rsidR="000B15EC" w:rsidRPr="00626604">
        <w:rPr>
          <w:rFonts w:ascii="EYInterstate Light" w:eastAsia="Times New Roman" w:hAnsi="EYInterstate Light" w:cs="Times New Roman"/>
          <w:szCs w:val="20"/>
          <w:lang w:eastAsia="es-ES"/>
        </w:rPr>
        <w:fldChar w:fldCharType="separate"/>
      </w:r>
      <w:r w:rsidR="000B15EC" w:rsidRPr="00626604">
        <w:rPr>
          <w:rFonts w:ascii="EYInterstate Light" w:eastAsia="Times New Roman" w:hAnsi="EYInterstate Light" w:cs="Times New Roman"/>
          <w:szCs w:val="20"/>
          <w:lang w:eastAsia="es-ES"/>
        </w:rPr>
        <w:fldChar w:fldCharType="end"/>
      </w:r>
    </w:p>
    <w:p w14:paraId="7FF2A6F3" w14:textId="71A4FDAE" w:rsidR="00D53A23" w:rsidRPr="00626604" w:rsidRDefault="00D53A23" w:rsidP="00D53A23">
      <w:pPr>
        <w:tabs>
          <w:tab w:val="left" w:pos="4320"/>
        </w:tabs>
        <w:spacing w:before="120" w:after="0" w:line="240" w:lineRule="auto"/>
        <w:rPr>
          <w:rFonts w:ascii="EYInterstate Light" w:eastAsia="Times New Roman" w:hAnsi="EYInterstate Light" w:cs="Times New Roman"/>
          <w:szCs w:val="20"/>
          <w:lang w:eastAsia="es-ES"/>
        </w:rPr>
      </w:pPr>
      <w:r w:rsidRPr="00626604">
        <w:rPr>
          <w:rFonts w:ascii="EYInterstate Light" w:eastAsia="Times New Roman" w:hAnsi="EYInterstate Light" w:cs="Times New Roman"/>
          <w:szCs w:val="20"/>
          <w:lang w:eastAsia="es-ES"/>
        </w:rPr>
        <w:t>Version:</w:t>
      </w:r>
      <w:r w:rsidRPr="00626604">
        <w:rPr>
          <w:rFonts w:ascii="EYInterstate Light" w:eastAsia="Times New Roman" w:hAnsi="EYInterstate Light" w:cs="Times New Roman"/>
          <w:szCs w:val="20"/>
          <w:lang w:eastAsia="es-ES"/>
        </w:rPr>
        <w:tab/>
      </w:r>
      <w:r w:rsidR="00E40C86">
        <w:rPr>
          <w:rFonts w:ascii="EYInterstate Light" w:eastAsia="Times New Roman" w:hAnsi="EYInterstate Light" w:cs="Times New Roman"/>
          <w:szCs w:val="20"/>
          <w:lang w:eastAsia="es-ES"/>
        </w:rPr>
        <w:t>1.</w:t>
      </w:r>
      <w:r w:rsidR="00CE3D80" w:rsidRPr="00626604">
        <w:rPr>
          <w:rFonts w:ascii="EYInterstate Light" w:eastAsia="Times New Roman" w:hAnsi="EYInterstate Light" w:cs="Times New Roman"/>
          <w:szCs w:val="20"/>
          <w:lang w:eastAsia="es-ES"/>
        </w:rPr>
        <w:t>0</w:t>
      </w:r>
    </w:p>
    <w:p w14:paraId="1AFBAF7E" w14:textId="77777777" w:rsidR="00D53A23" w:rsidRPr="00626604" w:rsidRDefault="00D53A23" w:rsidP="00D53A23">
      <w:pPr>
        <w:tabs>
          <w:tab w:val="left" w:pos="4230"/>
          <w:tab w:val="left" w:pos="4320"/>
        </w:tabs>
        <w:spacing w:before="120" w:after="0" w:line="240" w:lineRule="auto"/>
        <w:rPr>
          <w:rFonts w:ascii="EYInterstate Light" w:eastAsia="Times New Roman" w:hAnsi="EYInterstate Light" w:cs="Times New Roman"/>
          <w:szCs w:val="20"/>
          <w:lang w:eastAsia="es-ES"/>
        </w:rPr>
      </w:pPr>
    </w:p>
    <w:p w14:paraId="448827F3" w14:textId="77777777" w:rsidR="00D53A23" w:rsidRPr="00626604" w:rsidRDefault="00D53A23" w:rsidP="00D53A23">
      <w:pPr>
        <w:tabs>
          <w:tab w:val="left" w:pos="4320"/>
        </w:tabs>
        <w:spacing w:before="120" w:after="120" w:line="240" w:lineRule="auto"/>
        <w:rPr>
          <w:rFonts w:ascii="EYInterstate Light" w:eastAsia="Times New Roman" w:hAnsi="EYInterstate Light" w:cs="Times New Roman"/>
          <w:szCs w:val="20"/>
          <w:lang w:eastAsia="es-ES"/>
        </w:rPr>
      </w:pPr>
    </w:p>
    <w:p w14:paraId="36717171" w14:textId="39795C09" w:rsidR="00D53A23" w:rsidRPr="00626604" w:rsidRDefault="00D53A23" w:rsidP="00D53A23">
      <w:pPr>
        <w:tabs>
          <w:tab w:val="left" w:pos="4320"/>
        </w:tabs>
        <w:spacing w:before="120" w:after="120" w:line="240" w:lineRule="auto"/>
        <w:rPr>
          <w:rFonts w:ascii="EYInterstate Light" w:eastAsia="Times New Roman" w:hAnsi="EYInterstate Light" w:cs="Times New Roman"/>
          <w:szCs w:val="20"/>
          <w:lang w:eastAsia="es-ES"/>
        </w:rPr>
      </w:pPr>
      <w:proofErr w:type="gramStart"/>
      <w:r w:rsidRPr="00626604">
        <w:rPr>
          <w:rFonts w:ascii="EYInterstate Light" w:eastAsia="Times New Roman" w:hAnsi="EYInterstate Light" w:cs="Times New Roman"/>
          <w:b/>
          <w:szCs w:val="20"/>
          <w:lang w:eastAsia="es-ES"/>
        </w:rPr>
        <w:t>Approvals</w:t>
      </w:r>
      <w:proofErr w:type="gramEnd"/>
      <w:r w:rsidRPr="00626604">
        <w:rPr>
          <w:rFonts w:ascii="EYInterstate Light" w:eastAsia="Times New Roman" w:hAnsi="EYInterstate Light" w:cs="Times New Roman"/>
          <w:b/>
          <w:szCs w:val="20"/>
          <w:lang w:eastAsia="es-ES"/>
        </w:rPr>
        <w:t>:</w:t>
      </w:r>
    </w:p>
    <w:tbl>
      <w:tblPr>
        <w:tblW w:w="0" w:type="auto"/>
        <w:tblInd w:w="1440" w:type="dxa"/>
        <w:tblLayout w:type="fixed"/>
        <w:tblLook w:val="0000" w:firstRow="0" w:lastRow="0" w:firstColumn="0" w:lastColumn="0" w:noHBand="0" w:noVBand="0"/>
      </w:tblPr>
      <w:tblGrid>
        <w:gridCol w:w="2718"/>
        <w:gridCol w:w="5040"/>
      </w:tblGrid>
      <w:tr w:rsidR="00D53A23" w:rsidRPr="00626604" w14:paraId="692B8D78" w14:textId="5875728A" w:rsidTr="0003279B">
        <w:tc>
          <w:tcPr>
            <w:tcW w:w="2718" w:type="dxa"/>
          </w:tcPr>
          <w:p w14:paraId="3919BF90" w14:textId="66DE73E7" w:rsidR="00D53A23" w:rsidRPr="00626604" w:rsidRDefault="00D53A23" w:rsidP="00D53A23">
            <w:pPr>
              <w:spacing w:before="360" w:after="0" w:line="240" w:lineRule="auto"/>
              <w:rPr>
                <w:rFonts w:ascii="EYInterstate Light" w:eastAsia="Times New Roman" w:hAnsi="EYInterstate Light" w:cs="Times New Roman"/>
                <w:sz w:val="18"/>
                <w:szCs w:val="20"/>
                <w:lang w:eastAsia="es-ES"/>
              </w:rPr>
            </w:pPr>
            <w:r w:rsidRPr="00626604">
              <w:rPr>
                <w:rFonts w:ascii="EYInterstate Light" w:eastAsia="Times New Roman" w:hAnsi="EYInterstate Light" w:cs="Times New Roman"/>
                <w:color w:val="0000FF"/>
                <w:szCs w:val="20"/>
                <w:lang w:eastAsia="es-ES"/>
              </w:rPr>
              <w:t>&lt;Approver 1&gt;</w:t>
            </w:r>
          </w:p>
        </w:tc>
        <w:tc>
          <w:tcPr>
            <w:tcW w:w="5040" w:type="dxa"/>
            <w:tcBorders>
              <w:bottom w:val="single" w:sz="6" w:space="0" w:color="auto"/>
            </w:tcBorders>
          </w:tcPr>
          <w:p w14:paraId="2BD6C40A" w14:textId="7F115EF9" w:rsidR="00D53A23" w:rsidRPr="00626604" w:rsidRDefault="00D53A23" w:rsidP="00D53A23">
            <w:pPr>
              <w:spacing w:before="360" w:after="0" w:line="240" w:lineRule="auto"/>
              <w:rPr>
                <w:rFonts w:ascii="EYInterstate Light" w:eastAsia="Times New Roman" w:hAnsi="EYInterstate Light" w:cs="Times New Roman"/>
                <w:szCs w:val="20"/>
                <w:lang w:eastAsia="es-ES"/>
              </w:rPr>
            </w:pPr>
          </w:p>
        </w:tc>
      </w:tr>
      <w:tr w:rsidR="00D53A23" w:rsidRPr="00626604" w14:paraId="314886F7" w14:textId="3009E861" w:rsidTr="0003279B">
        <w:tc>
          <w:tcPr>
            <w:tcW w:w="2718" w:type="dxa"/>
          </w:tcPr>
          <w:p w14:paraId="46DF2CA1" w14:textId="269FBC95" w:rsidR="00D53A23" w:rsidRPr="00626604" w:rsidRDefault="00D53A23" w:rsidP="00D53A23">
            <w:pPr>
              <w:spacing w:before="360" w:after="0" w:line="240" w:lineRule="auto"/>
              <w:rPr>
                <w:rFonts w:ascii="EYInterstate Light" w:eastAsia="Times New Roman" w:hAnsi="EYInterstate Light" w:cs="Times New Roman"/>
                <w:sz w:val="18"/>
                <w:szCs w:val="20"/>
                <w:lang w:eastAsia="es-ES"/>
              </w:rPr>
            </w:pPr>
            <w:r w:rsidRPr="00626604">
              <w:rPr>
                <w:rFonts w:ascii="EYInterstate Light" w:eastAsia="Times New Roman" w:hAnsi="EYInterstate Light" w:cs="Times New Roman"/>
                <w:color w:val="0000FF"/>
                <w:szCs w:val="20"/>
                <w:lang w:eastAsia="es-ES"/>
              </w:rPr>
              <w:t>&lt;Approver 2&gt;</w:t>
            </w:r>
          </w:p>
        </w:tc>
        <w:tc>
          <w:tcPr>
            <w:tcW w:w="5040" w:type="dxa"/>
            <w:tcBorders>
              <w:top w:val="single" w:sz="6" w:space="0" w:color="auto"/>
              <w:bottom w:val="single" w:sz="6" w:space="0" w:color="auto"/>
            </w:tcBorders>
          </w:tcPr>
          <w:p w14:paraId="7ABFF5E0" w14:textId="591259BF" w:rsidR="00D53A23" w:rsidRPr="00626604" w:rsidRDefault="00D53A23" w:rsidP="00D53A23">
            <w:pPr>
              <w:spacing w:before="360" w:after="0" w:line="240" w:lineRule="auto"/>
              <w:rPr>
                <w:rFonts w:ascii="EYInterstate Light" w:eastAsia="Times New Roman" w:hAnsi="EYInterstate Light" w:cs="Times New Roman"/>
                <w:szCs w:val="20"/>
                <w:lang w:eastAsia="es-ES"/>
              </w:rPr>
            </w:pPr>
          </w:p>
        </w:tc>
      </w:tr>
    </w:tbl>
    <w:p w14:paraId="7C0BDA4A" w14:textId="77777777" w:rsidR="00626604" w:rsidRPr="00626604" w:rsidRDefault="00626604" w:rsidP="00626604">
      <w:pPr>
        <w:keepNext/>
        <w:keepLines/>
        <w:pageBreakBefore/>
        <w:pBdr>
          <w:top w:val="single" w:sz="48" w:space="4" w:color="auto"/>
        </w:pBdr>
        <w:spacing w:after="60" w:line="240" w:lineRule="auto"/>
        <w:outlineLvl w:val="1"/>
        <w:rPr>
          <w:rFonts w:ascii="EYInterstate Light" w:eastAsia="MingLiU" w:hAnsi="EYInterstate Light" w:cs="Times New Roman"/>
          <w:b/>
          <w:bCs/>
          <w:sz w:val="36"/>
          <w:szCs w:val="28"/>
          <w:lang w:eastAsia="es-ES"/>
        </w:rPr>
      </w:pPr>
      <w:bookmarkStart w:id="1" w:name="_Toc178088199"/>
      <w:bookmarkStart w:id="2" w:name="_Toc301382909"/>
      <w:bookmarkStart w:id="3" w:name="_Toc301384009"/>
      <w:bookmarkStart w:id="4" w:name="_Toc38537271"/>
      <w:bookmarkStart w:id="5" w:name="_Toc178088536"/>
      <w:bookmarkStart w:id="6" w:name="_Toc212142079"/>
      <w:r w:rsidRPr="00626604">
        <w:rPr>
          <w:rFonts w:ascii="EYInterstate Light" w:eastAsia="MingLiU" w:hAnsi="EYInterstate Light" w:cs="Times New Roman"/>
          <w:b/>
          <w:bCs/>
          <w:sz w:val="36"/>
          <w:szCs w:val="28"/>
          <w:lang w:eastAsia="es-ES"/>
        </w:rPr>
        <w:lastRenderedPageBreak/>
        <w:t>Document Control</w:t>
      </w:r>
      <w:bookmarkEnd w:id="1"/>
      <w:bookmarkEnd w:id="6"/>
    </w:p>
    <w:p w14:paraId="6DC23108" w14:textId="77777777" w:rsidR="00626604" w:rsidRPr="00626604" w:rsidRDefault="00626604" w:rsidP="00626604">
      <w:pPr>
        <w:keepNext/>
        <w:keepLines/>
        <w:numPr>
          <w:ilvl w:val="1"/>
          <w:numId w:val="0"/>
        </w:numPr>
        <w:pBdr>
          <w:top w:val="single" w:sz="24" w:space="1" w:color="auto"/>
        </w:pBdr>
        <w:tabs>
          <w:tab w:val="num" w:pos="3240"/>
          <w:tab w:val="left" w:pos="4320"/>
        </w:tabs>
        <w:spacing w:before="240" w:after="120" w:line="300" w:lineRule="auto"/>
        <w:ind w:left="1440" w:hanging="1440"/>
        <w:outlineLvl w:val="1"/>
        <w:rPr>
          <w:rFonts w:ascii="EYInterstate Light" w:eastAsia="Times New Roman" w:hAnsi="EYInterstate Light" w:cs="Times New Roman"/>
          <w:b/>
          <w:sz w:val="30"/>
          <w:szCs w:val="20"/>
          <w:lang w:eastAsia="es-ES"/>
        </w:rPr>
      </w:pPr>
      <w:bookmarkStart w:id="7" w:name="_Toc212142080"/>
      <w:r w:rsidRPr="00626604">
        <w:rPr>
          <w:rFonts w:ascii="EYInterstate Light" w:eastAsia="Times New Roman" w:hAnsi="EYInterstate Light" w:cs="Times New Roman"/>
          <w:b/>
          <w:sz w:val="30"/>
          <w:szCs w:val="20"/>
          <w:lang w:eastAsia="es-ES"/>
        </w:rPr>
        <w:t>Change Record</w:t>
      </w:r>
      <w:bookmarkEnd w:id="2"/>
      <w:bookmarkEnd w:id="3"/>
      <w:bookmarkEnd w:id="4"/>
      <w:bookmarkEnd w:id="5"/>
      <w:bookmarkEnd w:id="7"/>
    </w:p>
    <w:p w14:paraId="4DDFEC54" w14:textId="77777777" w:rsidR="00626604" w:rsidRPr="00626604" w:rsidRDefault="00626604" w:rsidP="00626604">
      <w:pPr>
        <w:spacing w:after="0" w:line="240" w:lineRule="auto"/>
        <w:rPr>
          <w:rFonts w:ascii="EYInterstate Light" w:eastAsia="Times New Roman" w:hAnsi="EYInterstate Light" w:cs="Times New Roman"/>
          <w:szCs w:val="20"/>
          <w:lang w:eastAsia="es-ES"/>
        </w:rPr>
      </w:pPr>
    </w:p>
    <w:tbl>
      <w:tblPr>
        <w:tblW w:w="0" w:type="auto"/>
        <w:tblInd w:w="7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1245"/>
        <w:gridCol w:w="1635"/>
        <w:gridCol w:w="906"/>
        <w:gridCol w:w="3960"/>
      </w:tblGrid>
      <w:tr w:rsidR="00626604" w:rsidRPr="00626604" w14:paraId="02047700" w14:textId="77777777" w:rsidTr="00275041">
        <w:trPr>
          <w:cantSplit/>
          <w:tblHeader/>
        </w:trPr>
        <w:tc>
          <w:tcPr>
            <w:tcW w:w="1245" w:type="dxa"/>
            <w:tcBorders>
              <w:top w:val="single" w:sz="12" w:space="0" w:color="auto"/>
              <w:left w:val="single" w:sz="12" w:space="0" w:color="auto"/>
              <w:bottom w:val="single" w:sz="6" w:space="0" w:color="auto"/>
              <w:right w:val="nil"/>
            </w:tcBorders>
            <w:shd w:val="clear" w:color="auto" w:fill="D9D9D9" w:themeFill="background1" w:themeFillShade="D9"/>
          </w:tcPr>
          <w:p w14:paraId="227A2610" w14:textId="77777777" w:rsidR="00626604" w:rsidRPr="00626604" w:rsidRDefault="00626604" w:rsidP="00626604">
            <w:pPr>
              <w:keepLines/>
              <w:spacing w:before="120" w:after="120" w:line="240" w:lineRule="auto"/>
              <w:rPr>
                <w:rFonts w:ascii="EYInterstate Light" w:eastAsia="Times New Roman" w:hAnsi="EYInterstate Light" w:cs="Times New Roman"/>
                <w:b/>
                <w:sz w:val="16"/>
                <w:szCs w:val="20"/>
                <w:lang w:eastAsia="es-ES"/>
              </w:rPr>
            </w:pPr>
            <w:r w:rsidRPr="00626604">
              <w:rPr>
                <w:rFonts w:ascii="EYInterstate Light" w:eastAsia="Times New Roman" w:hAnsi="EYInterstate Light" w:cs="Times New Roman"/>
                <w:b/>
                <w:sz w:val="16"/>
                <w:szCs w:val="20"/>
                <w:lang w:eastAsia="es-ES"/>
              </w:rPr>
              <w:t>Date</w:t>
            </w:r>
          </w:p>
        </w:tc>
        <w:tc>
          <w:tcPr>
            <w:tcW w:w="1635" w:type="dxa"/>
            <w:tcBorders>
              <w:top w:val="single" w:sz="12" w:space="0" w:color="auto"/>
              <w:left w:val="nil"/>
              <w:bottom w:val="single" w:sz="6" w:space="0" w:color="auto"/>
              <w:right w:val="nil"/>
            </w:tcBorders>
            <w:shd w:val="clear" w:color="auto" w:fill="D9D9D9" w:themeFill="background1" w:themeFillShade="D9"/>
          </w:tcPr>
          <w:p w14:paraId="4312FB98" w14:textId="77777777" w:rsidR="00626604" w:rsidRPr="00626604" w:rsidRDefault="00626604" w:rsidP="00626604">
            <w:pPr>
              <w:keepLines/>
              <w:spacing w:before="120" w:after="120" w:line="240" w:lineRule="auto"/>
              <w:rPr>
                <w:rFonts w:ascii="EYInterstate Light" w:eastAsia="Times New Roman" w:hAnsi="EYInterstate Light" w:cs="Times New Roman"/>
                <w:b/>
                <w:sz w:val="16"/>
                <w:szCs w:val="20"/>
                <w:lang w:eastAsia="es-ES"/>
              </w:rPr>
            </w:pPr>
            <w:r w:rsidRPr="00626604">
              <w:rPr>
                <w:rFonts w:ascii="EYInterstate Light" w:eastAsia="Times New Roman" w:hAnsi="EYInterstate Light" w:cs="Times New Roman"/>
                <w:b/>
                <w:sz w:val="16"/>
                <w:szCs w:val="20"/>
                <w:lang w:eastAsia="es-ES"/>
              </w:rPr>
              <w:t>Author</w:t>
            </w:r>
          </w:p>
        </w:tc>
        <w:tc>
          <w:tcPr>
            <w:tcW w:w="906" w:type="dxa"/>
            <w:tcBorders>
              <w:top w:val="single" w:sz="12" w:space="0" w:color="auto"/>
              <w:left w:val="nil"/>
              <w:bottom w:val="single" w:sz="6" w:space="0" w:color="auto"/>
              <w:right w:val="nil"/>
            </w:tcBorders>
            <w:shd w:val="clear" w:color="auto" w:fill="D9D9D9" w:themeFill="background1" w:themeFillShade="D9"/>
          </w:tcPr>
          <w:p w14:paraId="4A4AD082" w14:textId="77777777" w:rsidR="00626604" w:rsidRPr="00626604" w:rsidRDefault="00626604" w:rsidP="00626604">
            <w:pPr>
              <w:keepLines/>
              <w:spacing w:before="120" w:after="120" w:line="240" w:lineRule="auto"/>
              <w:rPr>
                <w:rFonts w:ascii="EYInterstate Light" w:eastAsia="Times New Roman" w:hAnsi="EYInterstate Light" w:cs="Times New Roman"/>
                <w:b/>
                <w:sz w:val="16"/>
                <w:szCs w:val="20"/>
                <w:lang w:eastAsia="es-ES"/>
              </w:rPr>
            </w:pPr>
            <w:r w:rsidRPr="00626604">
              <w:rPr>
                <w:rFonts w:ascii="EYInterstate Light" w:eastAsia="Times New Roman" w:hAnsi="EYInterstate Light" w:cs="Times New Roman"/>
                <w:b/>
                <w:sz w:val="16"/>
                <w:szCs w:val="20"/>
                <w:lang w:eastAsia="es-ES"/>
              </w:rPr>
              <w:t>Version</w:t>
            </w:r>
          </w:p>
        </w:tc>
        <w:tc>
          <w:tcPr>
            <w:tcW w:w="3960" w:type="dxa"/>
            <w:tcBorders>
              <w:top w:val="single" w:sz="12" w:space="0" w:color="auto"/>
              <w:left w:val="nil"/>
              <w:bottom w:val="single" w:sz="6" w:space="0" w:color="auto"/>
              <w:right w:val="single" w:sz="12" w:space="0" w:color="auto"/>
            </w:tcBorders>
            <w:shd w:val="clear" w:color="auto" w:fill="D9D9D9" w:themeFill="background1" w:themeFillShade="D9"/>
          </w:tcPr>
          <w:p w14:paraId="332DE059" w14:textId="77777777" w:rsidR="00626604" w:rsidRPr="00626604" w:rsidRDefault="00626604" w:rsidP="00626604">
            <w:pPr>
              <w:keepLines/>
              <w:spacing w:before="120" w:after="120" w:line="240" w:lineRule="auto"/>
              <w:rPr>
                <w:rFonts w:ascii="EYInterstate Light" w:eastAsia="Times New Roman" w:hAnsi="EYInterstate Light" w:cs="Times New Roman"/>
                <w:b/>
                <w:sz w:val="16"/>
                <w:szCs w:val="20"/>
                <w:lang w:eastAsia="es-ES"/>
              </w:rPr>
            </w:pPr>
            <w:r w:rsidRPr="00626604">
              <w:rPr>
                <w:rFonts w:ascii="EYInterstate Light" w:eastAsia="Times New Roman" w:hAnsi="EYInterstate Light" w:cs="Times New Roman"/>
                <w:b/>
                <w:sz w:val="16"/>
                <w:szCs w:val="20"/>
                <w:lang w:eastAsia="es-ES"/>
              </w:rPr>
              <w:t>Change Reference</w:t>
            </w:r>
          </w:p>
        </w:tc>
      </w:tr>
      <w:tr w:rsidR="00626604" w:rsidRPr="00626604" w14:paraId="6F6D27A1" w14:textId="77777777" w:rsidTr="00BD1464">
        <w:trPr>
          <w:cantSplit/>
          <w:trHeight w:hRule="exact" w:val="60"/>
          <w:tblHeader/>
        </w:trPr>
        <w:tc>
          <w:tcPr>
            <w:tcW w:w="1245" w:type="dxa"/>
            <w:tcBorders>
              <w:top w:val="single" w:sz="6" w:space="0" w:color="auto"/>
              <w:left w:val="nil"/>
              <w:bottom w:val="single" w:sz="4" w:space="0" w:color="auto"/>
              <w:right w:val="nil"/>
            </w:tcBorders>
          </w:tcPr>
          <w:p w14:paraId="0055E51D"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1635" w:type="dxa"/>
            <w:tcBorders>
              <w:top w:val="single" w:sz="6" w:space="0" w:color="auto"/>
              <w:left w:val="nil"/>
              <w:bottom w:val="single" w:sz="4" w:space="0" w:color="auto"/>
              <w:right w:val="nil"/>
            </w:tcBorders>
          </w:tcPr>
          <w:p w14:paraId="7A434028"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906" w:type="dxa"/>
            <w:tcBorders>
              <w:top w:val="single" w:sz="6" w:space="0" w:color="auto"/>
              <w:left w:val="nil"/>
              <w:bottom w:val="single" w:sz="4" w:space="0" w:color="auto"/>
              <w:right w:val="nil"/>
            </w:tcBorders>
          </w:tcPr>
          <w:p w14:paraId="01013F55"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3960" w:type="dxa"/>
            <w:tcBorders>
              <w:top w:val="single" w:sz="6" w:space="0" w:color="auto"/>
              <w:left w:val="nil"/>
              <w:bottom w:val="single" w:sz="4" w:space="0" w:color="auto"/>
              <w:right w:val="nil"/>
            </w:tcBorders>
          </w:tcPr>
          <w:p w14:paraId="27E74C77"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r>
      <w:tr w:rsidR="00626604" w:rsidRPr="00626604" w14:paraId="5A59A95E" w14:textId="77777777" w:rsidTr="00BD1464">
        <w:trPr>
          <w:cantSplit/>
        </w:trPr>
        <w:tc>
          <w:tcPr>
            <w:tcW w:w="1245" w:type="dxa"/>
            <w:tcBorders>
              <w:top w:val="single" w:sz="4" w:space="0" w:color="auto"/>
              <w:left w:val="single" w:sz="4" w:space="0" w:color="auto"/>
              <w:bottom w:val="single" w:sz="4" w:space="0" w:color="auto"/>
              <w:right w:val="single" w:sz="4" w:space="0" w:color="auto"/>
            </w:tcBorders>
          </w:tcPr>
          <w:p w14:paraId="49962BE2" w14:textId="700DC03C" w:rsidR="00626604" w:rsidRPr="00626604" w:rsidRDefault="00670941" w:rsidP="00626604">
            <w:pPr>
              <w:keepLines/>
              <w:spacing w:after="0" w:line="240" w:lineRule="auto"/>
              <w:rPr>
                <w:rFonts w:ascii="EYInterstate Light" w:eastAsia="Times New Roman" w:hAnsi="EYInterstate Light" w:cs="Times New Roman"/>
                <w:sz w:val="16"/>
                <w:szCs w:val="20"/>
                <w:lang w:eastAsia="es-ES"/>
              </w:rPr>
            </w:pPr>
            <w:r>
              <w:rPr>
                <w:rFonts w:ascii="EYInterstate Light" w:eastAsia="Times New Roman" w:hAnsi="EYInterstate Light" w:cs="Times New Roman"/>
                <w:sz w:val="16"/>
                <w:szCs w:val="20"/>
                <w:lang w:eastAsia="es-ES"/>
              </w:rPr>
              <w:t>2025-</w:t>
            </w:r>
            <w:r w:rsidR="00A910F6">
              <w:rPr>
                <w:rFonts w:ascii="EYInterstate Light" w:eastAsia="Times New Roman" w:hAnsi="EYInterstate Light" w:cs="Times New Roman"/>
                <w:sz w:val="16"/>
                <w:szCs w:val="20"/>
                <w:lang w:eastAsia="es-ES"/>
              </w:rPr>
              <w:t>Jul</w:t>
            </w:r>
            <w:r>
              <w:rPr>
                <w:rFonts w:ascii="EYInterstate Light" w:eastAsia="Times New Roman" w:hAnsi="EYInterstate Light" w:cs="Times New Roman"/>
                <w:sz w:val="16"/>
                <w:szCs w:val="20"/>
                <w:lang w:eastAsia="es-ES"/>
              </w:rPr>
              <w:t>-</w:t>
            </w:r>
            <w:r w:rsidR="00A910F6">
              <w:rPr>
                <w:rFonts w:ascii="EYInterstate Light" w:eastAsia="Times New Roman" w:hAnsi="EYInterstate Light" w:cs="Times New Roman"/>
                <w:sz w:val="16"/>
                <w:szCs w:val="20"/>
                <w:lang w:eastAsia="es-ES"/>
              </w:rPr>
              <w:t>14</w:t>
            </w:r>
          </w:p>
        </w:tc>
        <w:tc>
          <w:tcPr>
            <w:tcW w:w="1635" w:type="dxa"/>
            <w:tcBorders>
              <w:top w:val="single" w:sz="4" w:space="0" w:color="auto"/>
              <w:left w:val="single" w:sz="4" w:space="0" w:color="auto"/>
              <w:bottom w:val="single" w:sz="4" w:space="0" w:color="auto"/>
              <w:right w:val="single" w:sz="4" w:space="0" w:color="auto"/>
            </w:tcBorders>
          </w:tcPr>
          <w:p w14:paraId="211E5DFC" w14:textId="6F20D7A9" w:rsidR="00626604" w:rsidRPr="00626604" w:rsidRDefault="00B9751B" w:rsidP="00626604">
            <w:pPr>
              <w:keepLines/>
              <w:spacing w:after="0" w:line="240" w:lineRule="auto"/>
              <w:rPr>
                <w:rFonts w:ascii="EYInterstate Light" w:eastAsia="Times New Roman" w:hAnsi="EYInterstate Light" w:cs="Times New Roman"/>
                <w:color w:val="000000"/>
                <w:sz w:val="16"/>
                <w:szCs w:val="20"/>
                <w:lang w:eastAsia="es-ES"/>
              </w:rPr>
            </w:pPr>
            <w:r>
              <w:rPr>
                <w:rFonts w:ascii="EYInterstate Light" w:eastAsia="Times New Roman" w:hAnsi="EYInterstate Light" w:cs="Times New Roman"/>
                <w:color w:val="000000"/>
                <w:sz w:val="16"/>
                <w:szCs w:val="20"/>
                <w:lang w:eastAsia="es-ES"/>
              </w:rPr>
              <w:t>Jayvee Gabriel</w:t>
            </w:r>
          </w:p>
        </w:tc>
        <w:tc>
          <w:tcPr>
            <w:tcW w:w="906" w:type="dxa"/>
            <w:tcBorders>
              <w:top w:val="single" w:sz="4" w:space="0" w:color="auto"/>
              <w:left w:val="single" w:sz="4" w:space="0" w:color="auto"/>
              <w:bottom w:val="single" w:sz="4" w:space="0" w:color="auto"/>
              <w:right w:val="single" w:sz="4" w:space="0" w:color="auto"/>
            </w:tcBorders>
          </w:tcPr>
          <w:p w14:paraId="25086111" w14:textId="6B8A0658" w:rsidR="00626604" w:rsidRPr="00626604" w:rsidRDefault="00B9751B" w:rsidP="00626604">
            <w:pPr>
              <w:keepLines/>
              <w:spacing w:after="0" w:line="240" w:lineRule="auto"/>
              <w:rPr>
                <w:rFonts w:ascii="EYInterstate Light" w:eastAsia="Times New Roman" w:hAnsi="EYInterstate Light" w:cs="Times New Roman"/>
                <w:sz w:val="16"/>
                <w:szCs w:val="20"/>
                <w:lang w:eastAsia="es-ES"/>
              </w:rPr>
            </w:pPr>
            <w:r>
              <w:rPr>
                <w:rFonts w:ascii="EYInterstate Light" w:eastAsia="Times New Roman" w:hAnsi="EYInterstate Light" w:cs="Times New Roman"/>
                <w:sz w:val="16"/>
                <w:szCs w:val="20"/>
                <w:lang w:eastAsia="es-ES"/>
              </w:rPr>
              <w:t>0.1</w:t>
            </w:r>
          </w:p>
        </w:tc>
        <w:tc>
          <w:tcPr>
            <w:tcW w:w="3960" w:type="dxa"/>
            <w:tcBorders>
              <w:top w:val="single" w:sz="4" w:space="0" w:color="auto"/>
              <w:left w:val="single" w:sz="4" w:space="0" w:color="auto"/>
              <w:bottom w:val="single" w:sz="4" w:space="0" w:color="auto"/>
              <w:right w:val="single" w:sz="4" w:space="0" w:color="auto"/>
            </w:tcBorders>
          </w:tcPr>
          <w:p w14:paraId="4D809ED1" w14:textId="56D17DD7" w:rsidR="00626604" w:rsidRPr="00626604" w:rsidRDefault="00B9751B" w:rsidP="00626604">
            <w:pPr>
              <w:keepLines/>
              <w:spacing w:after="0" w:line="240" w:lineRule="auto"/>
              <w:rPr>
                <w:rFonts w:ascii="EYInterstate Light" w:eastAsia="Times New Roman" w:hAnsi="EYInterstate Light" w:cs="Times New Roman"/>
                <w:sz w:val="16"/>
                <w:szCs w:val="20"/>
                <w:lang w:eastAsia="es-ES"/>
              </w:rPr>
            </w:pPr>
            <w:r>
              <w:rPr>
                <w:rFonts w:ascii="EYInterstate Light" w:eastAsia="Times New Roman" w:hAnsi="EYInterstate Light" w:cs="Times New Roman"/>
                <w:sz w:val="16"/>
                <w:szCs w:val="20"/>
                <w:lang w:eastAsia="es-ES"/>
              </w:rPr>
              <w:t>Initial Version</w:t>
            </w:r>
          </w:p>
        </w:tc>
      </w:tr>
      <w:tr w:rsidR="37063A8C" w14:paraId="45413B01" w14:textId="77777777" w:rsidTr="00275041">
        <w:trPr>
          <w:cantSplit/>
          <w:trHeight w:val="188"/>
        </w:trPr>
        <w:tc>
          <w:tcPr>
            <w:tcW w:w="1245" w:type="dxa"/>
            <w:tcBorders>
              <w:top w:val="single" w:sz="4" w:space="0" w:color="auto"/>
              <w:left w:val="single" w:sz="4" w:space="0" w:color="auto"/>
              <w:bottom w:val="single" w:sz="4" w:space="0" w:color="auto"/>
              <w:right w:val="single" w:sz="4" w:space="0" w:color="auto"/>
            </w:tcBorders>
          </w:tcPr>
          <w:p w14:paraId="7E12AE38" w14:textId="22028230" w:rsidR="5FBA0337" w:rsidRDefault="5FBA0337" w:rsidP="00275041">
            <w:pPr>
              <w:spacing w:after="0" w:line="240" w:lineRule="auto"/>
              <w:rPr>
                <w:rFonts w:ascii="EYInterstate Light" w:eastAsia="Times New Roman" w:hAnsi="EYInterstate Light" w:cs="Times New Roman"/>
                <w:sz w:val="16"/>
                <w:szCs w:val="16"/>
                <w:lang w:eastAsia="es-ES"/>
              </w:rPr>
            </w:pPr>
            <w:r w:rsidRPr="37063A8C">
              <w:rPr>
                <w:rFonts w:ascii="EYInterstate Light" w:eastAsia="Times New Roman" w:hAnsi="EYInterstate Light" w:cs="Times New Roman"/>
                <w:sz w:val="16"/>
                <w:szCs w:val="16"/>
                <w:lang w:eastAsia="es-ES"/>
              </w:rPr>
              <w:t>2025-Sep-03</w:t>
            </w:r>
          </w:p>
        </w:tc>
        <w:tc>
          <w:tcPr>
            <w:tcW w:w="1635" w:type="dxa"/>
            <w:tcBorders>
              <w:top w:val="single" w:sz="4" w:space="0" w:color="auto"/>
              <w:left w:val="single" w:sz="4" w:space="0" w:color="auto"/>
              <w:bottom w:val="single" w:sz="4" w:space="0" w:color="auto"/>
              <w:right w:val="single" w:sz="4" w:space="0" w:color="auto"/>
            </w:tcBorders>
          </w:tcPr>
          <w:p w14:paraId="74982E9D" w14:textId="6D69C783" w:rsidR="5FBA0337" w:rsidRDefault="5FBA0337" w:rsidP="00275041">
            <w:pPr>
              <w:spacing w:after="0" w:line="240" w:lineRule="auto"/>
              <w:rPr>
                <w:rFonts w:ascii="EYInterstate Light" w:eastAsia="Times New Roman" w:hAnsi="EYInterstate Light" w:cs="Times New Roman"/>
                <w:color w:val="000000" w:themeColor="text1"/>
                <w:sz w:val="16"/>
                <w:szCs w:val="16"/>
                <w:lang w:eastAsia="es-ES"/>
              </w:rPr>
            </w:pPr>
            <w:r w:rsidRPr="37063A8C">
              <w:rPr>
                <w:rFonts w:ascii="EYInterstate Light" w:eastAsia="Times New Roman" w:hAnsi="EYInterstate Light" w:cs="Times New Roman"/>
                <w:color w:val="000000" w:themeColor="text1"/>
                <w:sz w:val="16"/>
                <w:szCs w:val="16"/>
                <w:lang w:eastAsia="es-ES"/>
              </w:rPr>
              <w:t>Jayvee Gabriel</w:t>
            </w:r>
          </w:p>
        </w:tc>
        <w:tc>
          <w:tcPr>
            <w:tcW w:w="906" w:type="dxa"/>
            <w:tcBorders>
              <w:top w:val="single" w:sz="4" w:space="0" w:color="auto"/>
              <w:left w:val="single" w:sz="4" w:space="0" w:color="auto"/>
              <w:bottom w:val="single" w:sz="4" w:space="0" w:color="auto"/>
              <w:right w:val="single" w:sz="4" w:space="0" w:color="auto"/>
            </w:tcBorders>
          </w:tcPr>
          <w:p w14:paraId="258E5164" w14:textId="755C102D" w:rsidR="5FBA0337" w:rsidRDefault="5FBA0337" w:rsidP="00275041">
            <w:pPr>
              <w:spacing w:after="0" w:line="240" w:lineRule="auto"/>
              <w:rPr>
                <w:rFonts w:ascii="EYInterstate Light" w:eastAsia="Times New Roman" w:hAnsi="EYInterstate Light" w:cs="Times New Roman"/>
                <w:sz w:val="16"/>
                <w:szCs w:val="16"/>
                <w:lang w:eastAsia="es-ES"/>
              </w:rPr>
            </w:pPr>
            <w:r w:rsidRPr="37063A8C">
              <w:rPr>
                <w:rFonts w:ascii="EYInterstate Light" w:eastAsia="Times New Roman" w:hAnsi="EYInterstate Light" w:cs="Times New Roman"/>
                <w:sz w:val="16"/>
                <w:szCs w:val="16"/>
                <w:lang w:eastAsia="es-ES"/>
              </w:rPr>
              <w:t>0.2</w:t>
            </w:r>
          </w:p>
        </w:tc>
        <w:tc>
          <w:tcPr>
            <w:tcW w:w="3960" w:type="dxa"/>
            <w:tcBorders>
              <w:top w:val="single" w:sz="4" w:space="0" w:color="auto"/>
              <w:left w:val="single" w:sz="4" w:space="0" w:color="auto"/>
              <w:bottom w:val="single" w:sz="4" w:space="0" w:color="auto"/>
              <w:right w:val="single" w:sz="4" w:space="0" w:color="auto"/>
            </w:tcBorders>
          </w:tcPr>
          <w:p w14:paraId="056DF327" w14:textId="6621A18B" w:rsidR="5FBA0337" w:rsidRDefault="5FBA0337" w:rsidP="00275041">
            <w:pPr>
              <w:spacing w:after="0" w:line="240" w:lineRule="auto"/>
              <w:rPr>
                <w:rFonts w:ascii="EYInterstate Light" w:eastAsia="Times New Roman" w:hAnsi="EYInterstate Light" w:cs="Times New Roman"/>
                <w:sz w:val="16"/>
                <w:szCs w:val="16"/>
                <w:lang w:eastAsia="es-ES"/>
              </w:rPr>
            </w:pPr>
            <w:r w:rsidRPr="37063A8C">
              <w:rPr>
                <w:rFonts w:ascii="EYInterstate Light" w:eastAsia="Times New Roman" w:hAnsi="EYInterstate Light" w:cs="Times New Roman"/>
                <w:sz w:val="16"/>
                <w:szCs w:val="16"/>
                <w:lang w:eastAsia="es-ES"/>
              </w:rPr>
              <w:t>Updated based on initial review.</w:t>
            </w:r>
          </w:p>
        </w:tc>
      </w:tr>
      <w:tr w:rsidR="00500CFC" w14:paraId="24C9AB86" w14:textId="77777777" w:rsidTr="00275041">
        <w:trPr>
          <w:cantSplit/>
          <w:trHeight w:val="50"/>
        </w:trPr>
        <w:tc>
          <w:tcPr>
            <w:tcW w:w="1245" w:type="dxa"/>
            <w:tcBorders>
              <w:top w:val="single" w:sz="4" w:space="0" w:color="auto"/>
              <w:left w:val="single" w:sz="4" w:space="0" w:color="auto"/>
              <w:bottom w:val="single" w:sz="4" w:space="0" w:color="auto"/>
              <w:right w:val="single" w:sz="4" w:space="0" w:color="auto"/>
            </w:tcBorders>
          </w:tcPr>
          <w:p w14:paraId="5181F21B" w14:textId="49CA9C24" w:rsidR="00500CFC" w:rsidRPr="37063A8C" w:rsidRDefault="00500CFC" w:rsidP="00275041">
            <w:pPr>
              <w:spacing w:after="0" w:line="240" w:lineRule="auto"/>
              <w:rPr>
                <w:rFonts w:ascii="EYInterstate Light" w:eastAsia="Times New Roman" w:hAnsi="EYInterstate Light" w:cs="Times New Roman"/>
                <w:sz w:val="16"/>
                <w:szCs w:val="16"/>
                <w:lang w:eastAsia="es-ES"/>
              </w:rPr>
            </w:pPr>
            <w:r>
              <w:rPr>
                <w:rFonts w:ascii="EYInterstate Light" w:eastAsia="Times New Roman" w:hAnsi="EYInterstate Light" w:cs="Times New Roman"/>
                <w:sz w:val="16"/>
                <w:szCs w:val="16"/>
                <w:lang w:eastAsia="es-ES"/>
              </w:rPr>
              <w:t>2025-Oct-06</w:t>
            </w:r>
          </w:p>
        </w:tc>
        <w:tc>
          <w:tcPr>
            <w:tcW w:w="1635" w:type="dxa"/>
            <w:tcBorders>
              <w:top w:val="single" w:sz="4" w:space="0" w:color="auto"/>
              <w:left w:val="single" w:sz="4" w:space="0" w:color="auto"/>
              <w:bottom w:val="single" w:sz="4" w:space="0" w:color="auto"/>
              <w:right w:val="single" w:sz="4" w:space="0" w:color="auto"/>
            </w:tcBorders>
          </w:tcPr>
          <w:p w14:paraId="0131E3A8" w14:textId="6108F2CC" w:rsidR="00500CFC" w:rsidRPr="37063A8C" w:rsidRDefault="00500CFC" w:rsidP="00275041">
            <w:pPr>
              <w:spacing w:after="0" w:line="240" w:lineRule="auto"/>
              <w:rPr>
                <w:rFonts w:ascii="EYInterstate Light" w:eastAsia="Times New Roman" w:hAnsi="EYInterstate Light" w:cs="Times New Roman"/>
                <w:color w:val="000000" w:themeColor="text1"/>
                <w:sz w:val="16"/>
                <w:szCs w:val="16"/>
                <w:lang w:eastAsia="es-ES"/>
              </w:rPr>
            </w:pPr>
            <w:r>
              <w:rPr>
                <w:rFonts w:ascii="EYInterstate Light" w:eastAsia="Times New Roman" w:hAnsi="EYInterstate Light" w:cs="Times New Roman"/>
                <w:color w:val="000000" w:themeColor="text1"/>
                <w:sz w:val="16"/>
                <w:szCs w:val="16"/>
                <w:lang w:eastAsia="es-ES"/>
              </w:rPr>
              <w:t>Jayvee Gabriel</w:t>
            </w:r>
          </w:p>
        </w:tc>
        <w:tc>
          <w:tcPr>
            <w:tcW w:w="906" w:type="dxa"/>
            <w:tcBorders>
              <w:top w:val="single" w:sz="4" w:space="0" w:color="auto"/>
              <w:left w:val="single" w:sz="4" w:space="0" w:color="auto"/>
              <w:bottom w:val="single" w:sz="4" w:space="0" w:color="auto"/>
              <w:right w:val="single" w:sz="4" w:space="0" w:color="auto"/>
            </w:tcBorders>
          </w:tcPr>
          <w:p w14:paraId="71F76272" w14:textId="19F04048" w:rsidR="00500CFC" w:rsidRPr="37063A8C" w:rsidRDefault="00500CFC" w:rsidP="00275041">
            <w:pPr>
              <w:spacing w:after="0" w:line="240" w:lineRule="auto"/>
              <w:rPr>
                <w:rFonts w:ascii="EYInterstate Light" w:eastAsia="Times New Roman" w:hAnsi="EYInterstate Light" w:cs="Times New Roman"/>
                <w:sz w:val="16"/>
                <w:szCs w:val="16"/>
                <w:lang w:eastAsia="es-ES"/>
              </w:rPr>
            </w:pPr>
            <w:r>
              <w:rPr>
                <w:rFonts w:ascii="EYInterstate Light" w:eastAsia="Times New Roman" w:hAnsi="EYInterstate Light" w:cs="Times New Roman"/>
                <w:sz w:val="16"/>
                <w:szCs w:val="16"/>
                <w:lang w:eastAsia="es-ES"/>
              </w:rPr>
              <w:t>0.3</w:t>
            </w:r>
          </w:p>
        </w:tc>
        <w:tc>
          <w:tcPr>
            <w:tcW w:w="3960" w:type="dxa"/>
            <w:tcBorders>
              <w:top w:val="single" w:sz="4" w:space="0" w:color="auto"/>
              <w:left w:val="single" w:sz="4" w:space="0" w:color="auto"/>
              <w:bottom w:val="single" w:sz="4" w:space="0" w:color="auto"/>
              <w:right w:val="single" w:sz="4" w:space="0" w:color="auto"/>
            </w:tcBorders>
          </w:tcPr>
          <w:p w14:paraId="3A889505" w14:textId="76AFEF83" w:rsidR="00500CFC" w:rsidRPr="37063A8C" w:rsidRDefault="00500CFC" w:rsidP="00275041">
            <w:pPr>
              <w:spacing w:after="0" w:line="240" w:lineRule="auto"/>
              <w:rPr>
                <w:rFonts w:ascii="EYInterstate Light" w:eastAsia="Times New Roman" w:hAnsi="EYInterstate Light" w:cs="Times New Roman"/>
                <w:sz w:val="16"/>
                <w:szCs w:val="16"/>
                <w:lang w:eastAsia="es-ES"/>
              </w:rPr>
            </w:pPr>
            <w:r>
              <w:rPr>
                <w:rFonts w:ascii="EYInterstate Light" w:eastAsia="Times New Roman" w:hAnsi="EYInterstate Light" w:cs="Times New Roman"/>
                <w:sz w:val="16"/>
                <w:szCs w:val="16"/>
                <w:lang w:eastAsia="es-ES"/>
              </w:rPr>
              <w:t>Updated based on the CM065 FD.</w:t>
            </w:r>
          </w:p>
        </w:tc>
      </w:tr>
      <w:tr w:rsidR="00275041" w14:paraId="64298E3E" w14:textId="77777777" w:rsidTr="00275041">
        <w:trPr>
          <w:cantSplit/>
          <w:trHeight w:val="143"/>
        </w:trPr>
        <w:tc>
          <w:tcPr>
            <w:tcW w:w="1245" w:type="dxa"/>
            <w:tcBorders>
              <w:top w:val="single" w:sz="4" w:space="0" w:color="auto"/>
              <w:left w:val="single" w:sz="4" w:space="0" w:color="auto"/>
              <w:bottom w:val="single" w:sz="4" w:space="0" w:color="auto"/>
              <w:right w:val="single" w:sz="4" w:space="0" w:color="auto"/>
            </w:tcBorders>
          </w:tcPr>
          <w:p w14:paraId="49523F73" w14:textId="773A5854" w:rsidR="00275041" w:rsidRDefault="00275041" w:rsidP="00275041">
            <w:pPr>
              <w:spacing w:after="0" w:line="240" w:lineRule="auto"/>
              <w:rPr>
                <w:rFonts w:ascii="EYInterstate Light" w:eastAsia="Times New Roman" w:hAnsi="EYInterstate Light" w:cs="Times New Roman"/>
                <w:sz w:val="16"/>
                <w:szCs w:val="16"/>
                <w:lang w:eastAsia="es-ES"/>
              </w:rPr>
            </w:pPr>
            <w:r>
              <w:rPr>
                <w:rFonts w:ascii="EYInterstate Light" w:eastAsia="Times New Roman" w:hAnsi="EYInterstate Light" w:cs="Times New Roman"/>
                <w:sz w:val="16"/>
                <w:szCs w:val="16"/>
                <w:lang w:eastAsia="es-ES"/>
              </w:rPr>
              <w:t>2025-Oct-22</w:t>
            </w:r>
          </w:p>
        </w:tc>
        <w:tc>
          <w:tcPr>
            <w:tcW w:w="1635" w:type="dxa"/>
            <w:tcBorders>
              <w:top w:val="single" w:sz="4" w:space="0" w:color="auto"/>
              <w:left w:val="single" w:sz="4" w:space="0" w:color="auto"/>
              <w:bottom w:val="single" w:sz="4" w:space="0" w:color="auto"/>
              <w:right w:val="single" w:sz="4" w:space="0" w:color="auto"/>
            </w:tcBorders>
          </w:tcPr>
          <w:p w14:paraId="7358F58B" w14:textId="7559E6FF" w:rsidR="00275041" w:rsidRDefault="00275041" w:rsidP="00275041">
            <w:pPr>
              <w:spacing w:after="0" w:line="240" w:lineRule="auto"/>
              <w:rPr>
                <w:rFonts w:ascii="EYInterstate Light" w:eastAsia="Times New Roman" w:hAnsi="EYInterstate Light" w:cs="Times New Roman"/>
                <w:color w:val="000000" w:themeColor="text1"/>
                <w:sz w:val="16"/>
                <w:szCs w:val="16"/>
                <w:lang w:eastAsia="es-ES"/>
              </w:rPr>
            </w:pPr>
            <w:r>
              <w:rPr>
                <w:rFonts w:ascii="EYInterstate Light" w:eastAsia="Times New Roman" w:hAnsi="EYInterstate Light" w:cs="Times New Roman"/>
                <w:color w:val="000000" w:themeColor="text1"/>
                <w:sz w:val="16"/>
                <w:szCs w:val="16"/>
                <w:lang w:eastAsia="es-ES"/>
              </w:rPr>
              <w:t>Alyssa Go</w:t>
            </w:r>
          </w:p>
        </w:tc>
        <w:tc>
          <w:tcPr>
            <w:tcW w:w="906" w:type="dxa"/>
            <w:tcBorders>
              <w:top w:val="single" w:sz="4" w:space="0" w:color="auto"/>
              <w:left w:val="single" w:sz="4" w:space="0" w:color="auto"/>
              <w:bottom w:val="single" w:sz="4" w:space="0" w:color="auto"/>
              <w:right w:val="single" w:sz="4" w:space="0" w:color="auto"/>
            </w:tcBorders>
          </w:tcPr>
          <w:p w14:paraId="36D0BC60" w14:textId="3EB2565C" w:rsidR="00275041" w:rsidRDefault="00275041" w:rsidP="00275041">
            <w:pPr>
              <w:spacing w:after="0" w:line="240" w:lineRule="auto"/>
              <w:rPr>
                <w:rFonts w:ascii="EYInterstate Light" w:eastAsia="Times New Roman" w:hAnsi="EYInterstate Light" w:cs="Times New Roman"/>
                <w:sz w:val="16"/>
                <w:szCs w:val="16"/>
                <w:lang w:eastAsia="es-ES"/>
              </w:rPr>
            </w:pPr>
            <w:r>
              <w:rPr>
                <w:rFonts w:ascii="EYInterstate Light" w:eastAsia="Times New Roman" w:hAnsi="EYInterstate Light" w:cs="Times New Roman"/>
                <w:sz w:val="16"/>
                <w:szCs w:val="16"/>
                <w:lang w:eastAsia="es-ES"/>
              </w:rPr>
              <w:t>1.0</w:t>
            </w:r>
          </w:p>
        </w:tc>
        <w:tc>
          <w:tcPr>
            <w:tcW w:w="3960" w:type="dxa"/>
            <w:tcBorders>
              <w:top w:val="single" w:sz="4" w:space="0" w:color="auto"/>
              <w:left w:val="single" w:sz="4" w:space="0" w:color="auto"/>
              <w:bottom w:val="single" w:sz="4" w:space="0" w:color="auto"/>
              <w:right w:val="single" w:sz="4" w:space="0" w:color="auto"/>
            </w:tcBorders>
          </w:tcPr>
          <w:p w14:paraId="00D7717E" w14:textId="7AF16864" w:rsidR="00275041" w:rsidRDefault="00275041" w:rsidP="00275041">
            <w:pPr>
              <w:spacing w:after="0" w:line="240" w:lineRule="auto"/>
              <w:rPr>
                <w:rFonts w:ascii="EYInterstate Light" w:eastAsia="Times New Roman" w:hAnsi="EYInterstate Light" w:cs="Times New Roman"/>
                <w:sz w:val="16"/>
                <w:szCs w:val="16"/>
                <w:lang w:eastAsia="es-ES"/>
              </w:rPr>
            </w:pPr>
            <w:r>
              <w:rPr>
                <w:rFonts w:ascii="EYInterstate Light" w:eastAsia="Times New Roman" w:hAnsi="EYInterstate Light" w:cs="Times New Roman"/>
                <w:sz w:val="16"/>
                <w:szCs w:val="16"/>
                <w:lang w:eastAsia="es-ES"/>
              </w:rPr>
              <w:t>Passed review. Baselined version.</w:t>
            </w:r>
          </w:p>
        </w:tc>
      </w:tr>
    </w:tbl>
    <w:p w14:paraId="3CC35523" w14:textId="77777777" w:rsidR="00626604" w:rsidRPr="00626604" w:rsidRDefault="00626604" w:rsidP="00626604">
      <w:pPr>
        <w:spacing w:after="0" w:line="240" w:lineRule="auto"/>
        <w:rPr>
          <w:rFonts w:ascii="EYInterstate Light" w:eastAsia="Times New Roman" w:hAnsi="EYInterstate Light" w:cs="Times New Roman"/>
          <w:szCs w:val="20"/>
          <w:lang w:eastAsia="es-ES"/>
        </w:rPr>
      </w:pPr>
    </w:p>
    <w:p w14:paraId="2CA5FF53" w14:textId="77777777" w:rsidR="00626604" w:rsidRPr="00626604" w:rsidRDefault="00626604" w:rsidP="00626604">
      <w:pPr>
        <w:spacing w:after="0" w:line="240" w:lineRule="auto"/>
        <w:rPr>
          <w:rFonts w:ascii="EYInterstate Light" w:eastAsia="Times New Roman" w:hAnsi="EYInterstate Light" w:cs="Times New Roman"/>
          <w:szCs w:val="20"/>
          <w:lang w:eastAsia="es-ES"/>
        </w:rPr>
      </w:pPr>
    </w:p>
    <w:p w14:paraId="7740E44C" w14:textId="77777777" w:rsidR="00626604" w:rsidRPr="00626604" w:rsidRDefault="00626604" w:rsidP="00626604">
      <w:pPr>
        <w:keepNext/>
        <w:keepLines/>
        <w:numPr>
          <w:ilvl w:val="1"/>
          <w:numId w:val="0"/>
        </w:numPr>
        <w:pBdr>
          <w:top w:val="single" w:sz="24" w:space="1" w:color="auto"/>
        </w:pBdr>
        <w:tabs>
          <w:tab w:val="num" w:pos="3240"/>
          <w:tab w:val="left" w:pos="4320"/>
        </w:tabs>
        <w:spacing w:before="240" w:after="120" w:line="300" w:lineRule="auto"/>
        <w:ind w:left="1440" w:hanging="1440"/>
        <w:outlineLvl w:val="1"/>
        <w:rPr>
          <w:rFonts w:ascii="EYInterstate Light" w:eastAsia="Times New Roman" w:hAnsi="EYInterstate Light" w:cs="Times New Roman"/>
          <w:b/>
          <w:sz w:val="30"/>
          <w:szCs w:val="20"/>
          <w:lang w:eastAsia="es-ES"/>
        </w:rPr>
      </w:pPr>
      <w:bookmarkStart w:id="8" w:name="_Toc301382910"/>
      <w:bookmarkStart w:id="9" w:name="_Toc301384010"/>
      <w:bookmarkStart w:id="10" w:name="_Toc38537272"/>
      <w:bookmarkStart w:id="11" w:name="_Toc178088537"/>
      <w:bookmarkStart w:id="12" w:name="_Toc212142081"/>
      <w:r w:rsidRPr="00626604">
        <w:rPr>
          <w:rFonts w:ascii="EYInterstate Light" w:eastAsia="Times New Roman" w:hAnsi="EYInterstate Light" w:cs="Times New Roman"/>
          <w:b/>
          <w:sz w:val="30"/>
          <w:szCs w:val="20"/>
          <w:lang w:eastAsia="es-ES"/>
        </w:rPr>
        <w:t>Reviewers</w:t>
      </w:r>
      <w:bookmarkEnd w:id="8"/>
      <w:bookmarkEnd w:id="9"/>
      <w:bookmarkEnd w:id="10"/>
      <w:bookmarkEnd w:id="11"/>
      <w:bookmarkEnd w:id="12"/>
    </w:p>
    <w:p w14:paraId="0F832CF3" w14:textId="77777777" w:rsidR="00626604" w:rsidRPr="00626604" w:rsidRDefault="00626604" w:rsidP="00626604">
      <w:pPr>
        <w:spacing w:after="0" w:line="240" w:lineRule="auto"/>
        <w:rPr>
          <w:rFonts w:ascii="EYInterstate Light" w:eastAsia="Times New Roman" w:hAnsi="EYInterstate Light" w:cs="Times New Roman"/>
          <w:szCs w:val="20"/>
          <w:lang w:eastAsia="es-ES"/>
        </w:rPr>
      </w:pPr>
    </w:p>
    <w:tbl>
      <w:tblPr>
        <w:tblW w:w="0" w:type="auto"/>
        <w:tblInd w:w="7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960"/>
        <w:gridCol w:w="3798"/>
      </w:tblGrid>
      <w:tr w:rsidR="00626604" w:rsidRPr="00626604" w14:paraId="661B390A" w14:textId="77777777" w:rsidTr="00156011">
        <w:trPr>
          <w:cantSplit/>
          <w:tblHeader/>
        </w:trPr>
        <w:tc>
          <w:tcPr>
            <w:tcW w:w="3960" w:type="dxa"/>
            <w:tcBorders>
              <w:top w:val="single" w:sz="12" w:space="0" w:color="auto"/>
              <w:left w:val="single" w:sz="12" w:space="0" w:color="auto"/>
              <w:bottom w:val="nil"/>
              <w:right w:val="nil"/>
            </w:tcBorders>
            <w:shd w:val="pct10" w:color="auto" w:fill="auto"/>
          </w:tcPr>
          <w:p w14:paraId="36602B23" w14:textId="77777777" w:rsidR="00626604" w:rsidRPr="00626604" w:rsidRDefault="00626604" w:rsidP="00626604">
            <w:pPr>
              <w:keepLines/>
              <w:spacing w:before="120" w:after="120" w:line="240" w:lineRule="auto"/>
              <w:rPr>
                <w:rFonts w:ascii="EYInterstate Light" w:eastAsia="Times New Roman" w:hAnsi="EYInterstate Light" w:cs="Times New Roman"/>
                <w:b/>
                <w:sz w:val="16"/>
                <w:szCs w:val="20"/>
                <w:lang w:eastAsia="es-ES"/>
              </w:rPr>
            </w:pPr>
            <w:r w:rsidRPr="00626604">
              <w:rPr>
                <w:rFonts w:ascii="EYInterstate Light" w:eastAsia="Times New Roman" w:hAnsi="EYInterstate Light" w:cs="Times New Roman"/>
                <w:b/>
                <w:sz w:val="16"/>
                <w:szCs w:val="20"/>
                <w:lang w:eastAsia="es-ES"/>
              </w:rPr>
              <w:t>Name</w:t>
            </w:r>
          </w:p>
        </w:tc>
        <w:tc>
          <w:tcPr>
            <w:tcW w:w="3798" w:type="dxa"/>
            <w:tcBorders>
              <w:top w:val="single" w:sz="12" w:space="0" w:color="auto"/>
              <w:left w:val="nil"/>
              <w:bottom w:val="nil"/>
              <w:right w:val="single" w:sz="12" w:space="0" w:color="auto"/>
            </w:tcBorders>
            <w:shd w:val="pct10" w:color="auto" w:fill="auto"/>
          </w:tcPr>
          <w:p w14:paraId="2263B4C9" w14:textId="77777777" w:rsidR="00626604" w:rsidRPr="00626604" w:rsidRDefault="00626604" w:rsidP="00626604">
            <w:pPr>
              <w:keepLines/>
              <w:spacing w:before="120" w:after="120" w:line="240" w:lineRule="auto"/>
              <w:rPr>
                <w:rFonts w:ascii="EYInterstate Light" w:eastAsia="Times New Roman" w:hAnsi="EYInterstate Light" w:cs="Times New Roman"/>
                <w:b/>
                <w:sz w:val="16"/>
                <w:szCs w:val="20"/>
                <w:lang w:eastAsia="es-ES"/>
              </w:rPr>
            </w:pPr>
            <w:r w:rsidRPr="00626604">
              <w:rPr>
                <w:rFonts w:ascii="EYInterstate Light" w:eastAsia="Times New Roman" w:hAnsi="EYInterstate Light" w:cs="Times New Roman"/>
                <w:b/>
                <w:sz w:val="16"/>
                <w:szCs w:val="20"/>
                <w:lang w:eastAsia="es-ES"/>
              </w:rPr>
              <w:t>Position</w:t>
            </w:r>
          </w:p>
        </w:tc>
      </w:tr>
      <w:tr w:rsidR="00626604" w:rsidRPr="00626604" w14:paraId="66182AF9" w14:textId="77777777" w:rsidTr="00156011">
        <w:trPr>
          <w:cantSplit/>
          <w:trHeight w:hRule="exact" w:val="60"/>
          <w:tblHeader/>
        </w:trPr>
        <w:tc>
          <w:tcPr>
            <w:tcW w:w="3960" w:type="dxa"/>
            <w:tcBorders>
              <w:top w:val="single" w:sz="6" w:space="0" w:color="auto"/>
              <w:left w:val="nil"/>
              <w:bottom w:val="single" w:sz="6" w:space="0" w:color="auto"/>
              <w:right w:val="nil"/>
            </w:tcBorders>
            <w:shd w:val="pct50" w:color="auto" w:fill="auto"/>
          </w:tcPr>
          <w:p w14:paraId="3D683369"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3798" w:type="dxa"/>
            <w:tcBorders>
              <w:top w:val="single" w:sz="6" w:space="0" w:color="auto"/>
              <w:left w:val="nil"/>
              <w:bottom w:val="single" w:sz="6" w:space="0" w:color="auto"/>
              <w:right w:val="nil"/>
            </w:tcBorders>
            <w:shd w:val="pct50" w:color="auto" w:fill="auto"/>
          </w:tcPr>
          <w:p w14:paraId="618929DF"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r>
      <w:tr w:rsidR="00626604" w:rsidRPr="00626604" w14:paraId="1D7F0FE7" w14:textId="77777777" w:rsidTr="00156011">
        <w:trPr>
          <w:cantSplit/>
        </w:trPr>
        <w:tc>
          <w:tcPr>
            <w:tcW w:w="3960" w:type="dxa"/>
            <w:tcBorders>
              <w:top w:val="single" w:sz="6" w:space="0" w:color="auto"/>
              <w:left w:val="single" w:sz="12" w:space="0" w:color="auto"/>
              <w:bottom w:val="single" w:sz="6" w:space="0" w:color="auto"/>
              <w:right w:val="single" w:sz="6" w:space="0" w:color="auto"/>
            </w:tcBorders>
          </w:tcPr>
          <w:p w14:paraId="48357FED"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3798" w:type="dxa"/>
            <w:tcBorders>
              <w:top w:val="single" w:sz="6" w:space="0" w:color="auto"/>
              <w:left w:val="single" w:sz="6" w:space="0" w:color="auto"/>
              <w:bottom w:val="single" w:sz="6" w:space="0" w:color="auto"/>
              <w:right w:val="single" w:sz="12" w:space="0" w:color="auto"/>
            </w:tcBorders>
          </w:tcPr>
          <w:p w14:paraId="47798F66" w14:textId="77777777" w:rsidR="00626604" w:rsidRPr="00626604" w:rsidRDefault="00626604" w:rsidP="00626604">
            <w:pPr>
              <w:keepLines/>
              <w:spacing w:after="0" w:line="240" w:lineRule="auto"/>
              <w:rPr>
                <w:rFonts w:ascii="EYInterstate Light" w:eastAsia="Times New Roman" w:hAnsi="EYInterstate Light" w:cs="Times New Roman"/>
                <w:sz w:val="16"/>
                <w:szCs w:val="16"/>
                <w:lang w:eastAsia="es-ES"/>
              </w:rPr>
            </w:pPr>
          </w:p>
        </w:tc>
      </w:tr>
      <w:tr w:rsidR="00626604" w:rsidRPr="00626604" w14:paraId="72A980D9" w14:textId="77777777" w:rsidTr="00156011">
        <w:trPr>
          <w:cantSplit/>
        </w:trPr>
        <w:tc>
          <w:tcPr>
            <w:tcW w:w="3960" w:type="dxa"/>
            <w:tcBorders>
              <w:top w:val="single" w:sz="6" w:space="0" w:color="auto"/>
              <w:left w:val="single" w:sz="12" w:space="0" w:color="auto"/>
              <w:bottom w:val="single" w:sz="6" w:space="0" w:color="auto"/>
              <w:right w:val="single" w:sz="6" w:space="0" w:color="auto"/>
            </w:tcBorders>
          </w:tcPr>
          <w:p w14:paraId="2E91CE36"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3798" w:type="dxa"/>
            <w:tcBorders>
              <w:top w:val="single" w:sz="6" w:space="0" w:color="auto"/>
              <w:left w:val="single" w:sz="6" w:space="0" w:color="auto"/>
              <w:bottom w:val="single" w:sz="6" w:space="0" w:color="auto"/>
              <w:right w:val="single" w:sz="12" w:space="0" w:color="auto"/>
            </w:tcBorders>
          </w:tcPr>
          <w:p w14:paraId="2AA0B76C" w14:textId="77777777" w:rsidR="00626604" w:rsidRPr="00626604" w:rsidRDefault="00626604" w:rsidP="00626604">
            <w:pPr>
              <w:keepLines/>
              <w:spacing w:after="0" w:line="240" w:lineRule="auto"/>
              <w:rPr>
                <w:rFonts w:ascii="EYInterstate Light" w:eastAsia="Times New Roman" w:hAnsi="EYInterstate Light" w:cs="Times New Roman"/>
                <w:color w:val="000000"/>
                <w:sz w:val="16"/>
                <w:szCs w:val="16"/>
                <w:lang w:eastAsia="es-ES"/>
              </w:rPr>
            </w:pPr>
          </w:p>
        </w:tc>
      </w:tr>
      <w:tr w:rsidR="00626604" w:rsidRPr="00626604" w14:paraId="34860F33" w14:textId="77777777" w:rsidTr="00156011">
        <w:trPr>
          <w:cantSplit/>
        </w:trPr>
        <w:tc>
          <w:tcPr>
            <w:tcW w:w="3960" w:type="dxa"/>
            <w:tcBorders>
              <w:top w:val="single" w:sz="6" w:space="0" w:color="auto"/>
              <w:left w:val="single" w:sz="12" w:space="0" w:color="auto"/>
              <w:bottom w:val="single" w:sz="6" w:space="0" w:color="auto"/>
              <w:right w:val="single" w:sz="6" w:space="0" w:color="auto"/>
            </w:tcBorders>
          </w:tcPr>
          <w:p w14:paraId="6BC10422"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3798" w:type="dxa"/>
            <w:tcBorders>
              <w:top w:val="single" w:sz="6" w:space="0" w:color="auto"/>
              <w:left w:val="single" w:sz="6" w:space="0" w:color="auto"/>
              <w:bottom w:val="single" w:sz="6" w:space="0" w:color="auto"/>
              <w:right w:val="single" w:sz="12" w:space="0" w:color="auto"/>
            </w:tcBorders>
          </w:tcPr>
          <w:p w14:paraId="66C87D91" w14:textId="77777777" w:rsidR="00626604" w:rsidRPr="00626604" w:rsidRDefault="00626604" w:rsidP="00626604">
            <w:pPr>
              <w:keepLines/>
              <w:spacing w:after="0" w:line="240" w:lineRule="auto"/>
              <w:rPr>
                <w:rFonts w:ascii="EYInterstate Light" w:eastAsia="Times New Roman" w:hAnsi="EYInterstate Light" w:cs="Times New Roman"/>
                <w:color w:val="000000"/>
                <w:sz w:val="16"/>
                <w:szCs w:val="16"/>
                <w:lang w:eastAsia="es-ES"/>
              </w:rPr>
            </w:pPr>
          </w:p>
        </w:tc>
      </w:tr>
    </w:tbl>
    <w:p w14:paraId="1A9D1F2A" w14:textId="77777777" w:rsidR="00626604" w:rsidRPr="00626604" w:rsidRDefault="00626604" w:rsidP="00626604">
      <w:pPr>
        <w:spacing w:after="0" w:line="240" w:lineRule="auto"/>
        <w:rPr>
          <w:rFonts w:ascii="EYInterstate Light" w:eastAsia="Times New Roman" w:hAnsi="EYInterstate Light" w:cs="Times New Roman"/>
          <w:szCs w:val="20"/>
          <w:lang w:eastAsia="es-ES"/>
        </w:rPr>
      </w:pPr>
    </w:p>
    <w:p w14:paraId="18C14C9A" w14:textId="77777777" w:rsidR="00626604" w:rsidRPr="00626604" w:rsidRDefault="00626604" w:rsidP="00626604">
      <w:pPr>
        <w:keepNext/>
        <w:keepLines/>
        <w:numPr>
          <w:ilvl w:val="1"/>
          <w:numId w:val="0"/>
        </w:numPr>
        <w:pBdr>
          <w:top w:val="single" w:sz="24" w:space="1" w:color="auto"/>
        </w:pBdr>
        <w:tabs>
          <w:tab w:val="num" w:pos="3240"/>
          <w:tab w:val="left" w:pos="4320"/>
        </w:tabs>
        <w:spacing w:before="240" w:after="120" w:line="300" w:lineRule="auto"/>
        <w:ind w:left="1440" w:hanging="1440"/>
        <w:outlineLvl w:val="1"/>
        <w:rPr>
          <w:rFonts w:ascii="EYInterstate Light" w:eastAsia="Times New Roman" w:hAnsi="EYInterstate Light" w:cs="Times New Roman"/>
          <w:b/>
          <w:sz w:val="30"/>
          <w:szCs w:val="20"/>
          <w:lang w:eastAsia="es-ES"/>
        </w:rPr>
      </w:pPr>
      <w:bookmarkStart w:id="13" w:name="_Toc301382911"/>
      <w:bookmarkStart w:id="14" w:name="_Toc301384011"/>
      <w:bookmarkStart w:id="15" w:name="_Toc38537273"/>
      <w:bookmarkStart w:id="16" w:name="_Toc178088538"/>
      <w:bookmarkStart w:id="17" w:name="_Toc212142082"/>
      <w:r w:rsidRPr="00626604">
        <w:rPr>
          <w:rFonts w:ascii="EYInterstate Light" w:eastAsia="Times New Roman" w:hAnsi="EYInterstate Light" w:cs="Times New Roman"/>
          <w:b/>
          <w:sz w:val="30"/>
          <w:szCs w:val="20"/>
          <w:lang w:eastAsia="es-ES"/>
        </w:rPr>
        <w:t>Distribution</w:t>
      </w:r>
      <w:bookmarkEnd w:id="13"/>
      <w:bookmarkEnd w:id="14"/>
      <w:bookmarkEnd w:id="15"/>
      <w:bookmarkEnd w:id="16"/>
      <w:bookmarkEnd w:id="17"/>
    </w:p>
    <w:p w14:paraId="4AA46837" w14:textId="77777777" w:rsidR="00626604" w:rsidRPr="00626604" w:rsidRDefault="00626604" w:rsidP="00626604">
      <w:pPr>
        <w:spacing w:after="0" w:line="240" w:lineRule="auto"/>
        <w:rPr>
          <w:rFonts w:ascii="EYInterstate Light" w:eastAsia="Times New Roman" w:hAnsi="EYInterstate Light" w:cs="Times New Roman"/>
          <w:szCs w:val="20"/>
          <w:lang w:eastAsia="es-ES"/>
        </w:rPr>
      </w:pPr>
    </w:p>
    <w:tbl>
      <w:tblPr>
        <w:tblW w:w="0" w:type="auto"/>
        <w:tblInd w:w="7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18"/>
        <w:gridCol w:w="3429"/>
        <w:gridCol w:w="3429"/>
      </w:tblGrid>
      <w:tr w:rsidR="00626604" w:rsidRPr="00626604" w14:paraId="203FC57D" w14:textId="77777777" w:rsidTr="00156011">
        <w:trPr>
          <w:cantSplit/>
          <w:tblHeader/>
        </w:trPr>
        <w:tc>
          <w:tcPr>
            <w:tcW w:w="918" w:type="dxa"/>
            <w:tcBorders>
              <w:top w:val="single" w:sz="12" w:space="0" w:color="auto"/>
              <w:left w:val="single" w:sz="12" w:space="0" w:color="auto"/>
              <w:bottom w:val="nil"/>
              <w:right w:val="nil"/>
            </w:tcBorders>
            <w:shd w:val="pct10" w:color="auto" w:fill="auto"/>
          </w:tcPr>
          <w:p w14:paraId="203EEFA2" w14:textId="77777777" w:rsidR="00626604" w:rsidRPr="00626604" w:rsidRDefault="00626604" w:rsidP="00626604">
            <w:pPr>
              <w:keepLines/>
              <w:spacing w:before="120" w:after="120" w:line="240" w:lineRule="auto"/>
              <w:rPr>
                <w:rFonts w:ascii="EYInterstate Light" w:eastAsia="Times New Roman" w:hAnsi="EYInterstate Light" w:cs="Times New Roman"/>
                <w:b/>
                <w:sz w:val="16"/>
                <w:szCs w:val="20"/>
                <w:lang w:eastAsia="es-ES"/>
              </w:rPr>
            </w:pPr>
            <w:r w:rsidRPr="00626604">
              <w:rPr>
                <w:rFonts w:ascii="EYInterstate Light" w:eastAsia="Times New Roman" w:hAnsi="EYInterstate Light" w:cs="Times New Roman"/>
                <w:b/>
                <w:sz w:val="16"/>
                <w:szCs w:val="20"/>
                <w:lang w:eastAsia="es-ES"/>
              </w:rPr>
              <w:t>Copy No.</w:t>
            </w:r>
          </w:p>
        </w:tc>
        <w:tc>
          <w:tcPr>
            <w:tcW w:w="3429" w:type="dxa"/>
            <w:tcBorders>
              <w:top w:val="single" w:sz="12" w:space="0" w:color="auto"/>
              <w:left w:val="nil"/>
              <w:bottom w:val="nil"/>
              <w:right w:val="nil"/>
            </w:tcBorders>
            <w:shd w:val="pct10" w:color="auto" w:fill="auto"/>
          </w:tcPr>
          <w:p w14:paraId="297BD1AD" w14:textId="77777777" w:rsidR="00626604" w:rsidRPr="00626604" w:rsidRDefault="00626604" w:rsidP="00626604">
            <w:pPr>
              <w:keepLines/>
              <w:spacing w:before="120" w:after="120" w:line="240" w:lineRule="auto"/>
              <w:rPr>
                <w:rFonts w:ascii="EYInterstate Light" w:eastAsia="Times New Roman" w:hAnsi="EYInterstate Light" w:cs="Times New Roman"/>
                <w:b/>
                <w:sz w:val="16"/>
                <w:szCs w:val="20"/>
                <w:lang w:eastAsia="es-ES"/>
              </w:rPr>
            </w:pPr>
            <w:r w:rsidRPr="00626604">
              <w:rPr>
                <w:rFonts w:ascii="EYInterstate Light" w:eastAsia="Times New Roman" w:hAnsi="EYInterstate Light" w:cs="Times New Roman"/>
                <w:b/>
                <w:sz w:val="16"/>
                <w:szCs w:val="20"/>
                <w:lang w:eastAsia="es-ES"/>
              </w:rPr>
              <w:t>Name</w:t>
            </w:r>
          </w:p>
        </w:tc>
        <w:tc>
          <w:tcPr>
            <w:tcW w:w="3429" w:type="dxa"/>
            <w:tcBorders>
              <w:top w:val="single" w:sz="12" w:space="0" w:color="auto"/>
              <w:left w:val="nil"/>
              <w:bottom w:val="nil"/>
              <w:right w:val="single" w:sz="12" w:space="0" w:color="auto"/>
            </w:tcBorders>
            <w:shd w:val="pct10" w:color="auto" w:fill="auto"/>
          </w:tcPr>
          <w:p w14:paraId="0E2799B1" w14:textId="77777777" w:rsidR="00626604" w:rsidRPr="00626604" w:rsidRDefault="00626604" w:rsidP="00626604">
            <w:pPr>
              <w:keepLines/>
              <w:spacing w:before="120" w:after="120" w:line="240" w:lineRule="auto"/>
              <w:rPr>
                <w:rFonts w:ascii="EYInterstate Light" w:eastAsia="Times New Roman" w:hAnsi="EYInterstate Light" w:cs="Times New Roman"/>
                <w:b/>
                <w:sz w:val="16"/>
                <w:szCs w:val="20"/>
                <w:lang w:eastAsia="es-ES"/>
              </w:rPr>
            </w:pPr>
            <w:r w:rsidRPr="00626604">
              <w:rPr>
                <w:rFonts w:ascii="EYInterstate Light" w:eastAsia="Times New Roman" w:hAnsi="EYInterstate Light" w:cs="Times New Roman"/>
                <w:b/>
                <w:sz w:val="16"/>
                <w:szCs w:val="20"/>
                <w:lang w:eastAsia="es-ES"/>
              </w:rPr>
              <w:t>Location</w:t>
            </w:r>
          </w:p>
        </w:tc>
      </w:tr>
      <w:tr w:rsidR="00626604" w:rsidRPr="00626604" w14:paraId="4F15DE69" w14:textId="77777777" w:rsidTr="00156011">
        <w:trPr>
          <w:cantSplit/>
          <w:trHeight w:hRule="exact" w:val="60"/>
          <w:tblHeader/>
        </w:trPr>
        <w:tc>
          <w:tcPr>
            <w:tcW w:w="918" w:type="dxa"/>
            <w:tcBorders>
              <w:top w:val="single" w:sz="6" w:space="0" w:color="auto"/>
              <w:left w:val="nil"/>
              <w:bottom w:val="single" w:sz="6" w:space="0" w:color="auto"/>
              <w:right w:val="nil"/>
            </w:tcBorders>
            <w:shd w:val="pct50" w:color="auto" w:fill="auto"/>
          </w:tcPr>
          <w:p w14:paraId="49880A00"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3429" w:type="dxa"/>
            <w:tcBorders>
              <w:top w:val="single" w:sz="6" w:space="0" w:color="auto"/>
              <w:left w:val="nil"/>
              <w:bottom w:val="single" w:sz="6" w:space="0" w:color="auto"/>
              <w:right w:val="nil"/>
            </w:tcBorders>
            <w:shd w:val="pct50" w:color="auto" w:fill="auto"/>
          </w:tcPr>
          <w:p w14:paraId="02F487AF"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3429" w:type="dxa"/>
            <w:tcBorders>
              <w:top w:val="single" w:sz="6" w:space="0" w:color="auto"/>
              <w:left w:val="nil"/>
              <w:bottom w:val="single" w:sz="6" w:space="0" w:color="auto"/>
              <w:right w:val="nil"/>
            </w:tcBorders>
            <w:shd w:val="pct50" w:color="auto" w:fill="auto"/>
          </w:tcPr>
          <w:p w14:paraId="7A05E457"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r>
      <w:tr w:rsidR="00626604" w:rsidRPr="00626604" w14:paraId="305796E5" w14:textId="77777777" w:rsidTr="00156011">
        <w:trPr>
          <w:cantSplit/>
        </w:trPr>
        <w:tc>
          <w:tcPr>
            <w:tcW w:w="918" w:type="dxa"/>
            <w:tcBorders>
              <w:top w:val="nil"/>
              <w:left w:val="single" w:sz="12" w:space="0" w:color="auto"/>
              <w:bottom w:val="single" w:sz="6" w:space="0" w:color="auto"/>
              <w:right w:val="single" w:sz="6" w:space="0" w:color="auto"/>
            </w:tcBorders>
          </w:tcPr>
          <w:p w14:paraId="150235D8" w14:textId="77777777" w:rsidR="00626604" w:rsidRPr="00626604" w:rsidRDefault="00626604" w:rsidP="00626604">
            <w:pPr>
              <w:keepLines/>
              <w:numPr>
                <w:ilvl w:val="0"/>
                <w:numId w:val="8"/>
              </w:numPr>
              <w:overflowPunct w:val="0"/>
              <w:autoSpaceDE w:val="0"/>
              <w:autoSpaceDN w:val="0"/>
              <w:adjustRightInd w:val="0"/>
              <w:spacing w:after="0" w:line="240" w:lineRule="auto"/>
              <w:jc w:val="center"/>
              <w:textAlignment w:val="baseline"/>
              <w:rPr>
                <w:rFonts w:ascii="EYInterstate Light" w:eastAsia="Times New Roman" w:hAnsi="EYInterstate Light" w:cs="Times New Roman"/>
                <w:sz w:val="16"/>
                <w:szCs w:val="20"/>
                <w:lang w:eastAsia="es-ES"/>
              </w:rPr>
            </w:pPr>
          </w:p>
        </w:tc>
        <w:tc>
          <w:tcPr>
            <w:tcW w:w="3429" w:type="dxa"/>
            <w:tcBorders>
              <w:top w:val="nil"/>
              <w:left w:val="single" w:sz="6" w:space="0" w:color="auto"/>
              <w:bottom w:val="single" w:sz="6" w:space="0" w:color="auto"/>
              <w:right w:val="single" w:sz="6" w:space="0" w:color="auto"/>
            </w:tcBorders>
          </w:tcPr>
          <w:p w14:paraId="10D84ED4"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3429" w:type="dxa"/>
            <w:tcBorders>
              <w:top w:val="nil"/>
              <w:left w:val="single" w:sz="6" w:space="0" w:color="auto"/>
              <w:bottom w:val="single" w:sz="6" w:space="0" w:color="auto"/>
              <w:right w:val="single" w:sz="12" w:space="0" w:color="auto"/>
            </w:tcBorders>
          </w:tcPr>
          <w:p w14:paraId="5554C6B3"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r>
      <w:tr w:rsidR="00626604" w:rsidRPr="00626604" w14:paraId="129C7963" w14:textId="77777777" w:rsidTr="00156011">
        <w:trPr>
          <w:cantSplit/>
        </w:trPr>
        <w:tc>
          <w:tcPr>
            <w:tcW w:w="918" w:type="dxa"/>
            <w:tcBorders>
              <w:top w:val="single" w:sz="6" w:space="0" w:color="auto"/>
              <w:left w:val="single" w:sz="12" w:space="0" w:color="auto"/>
              <w:bottom w:val="single" w:sz="6" w:space="0" w:color="auto"/>
              <w:right w:val="single" w:sz="6" w:space="0" w:color="auto"/>
            </w:tcBorders>
          </w:tcPr>
          <w:p w14:paraId="2B44AF2D" w14:textId="77777777" w:rsidR="00626604" w:rsidRPr="00626604" w:rsidRDefault="00626604" w:rsidP="00626604">
            <w:pPr>
              <w:keepLines/>
              <w:numPr>
                <w:ilvl w:val="0"/>
                <w:numId w:val="8"/>
              </w:numPr>
              <w:overflowPunct w:val="0"/>
              <w:autoSpaceDE w:val="0"/>
              <w:autoSpaceDN w:val="0"/>
              <w:adjustRightInd w:val="0"/>
              <w:spacing w:after="0" w:line="240" w:lineRule="auto"/>
              <w:jc w:val="center"/>
              <w:textAlignment w:val="baseline"/>
              <w:rPr>
                <w:rFonts w:ascii="EYInterstate Light" w:eastAsia="Times New Roman" w:hAnsi="EYInterstate Light" w:cs="Times New Roman"/>
                <w:sz w:val="16"/>
                <w:szCs w:val="20"/>
                <w:lang w:eastAsia="es-ES"/>
              </w:rPr>
            </w:pPr>
          </w:p>
        </w:tc>
        <w:tc>
          <w:tcPr>
            <w:tcW w:w="3429" w:type="dxa"/>
            <w:tcBorders>
              <w:top w:val="single" w:sz="6" w:space="0" w:color="auto"/>
              <w:left w:val="single" w:sz="6" w:space="0" w:color="auto"/>
              <w:bottom w:val="single" w:sz="6" w:space="0" w:color="auto"/>
              <w:right w:val="single" w:sz="6" w:space="0" w:color="auto"/>
            </w:tcBorders>
          </w:tcPr>
          <w:p w14:paraId="05011EFA"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3429" w:type="dxa"/>
            <w:tcBorders>
              <w:top w:val="single" w:sz="6" w:space="0" w:color="auto"/>
              <w:left w:val="single" w:sz="6" w:space="0" w:color="auto"/>
              <w:bottom w:val="single" w:sz="6" w:space="0" w:color="auto"/>
              <w:right w:val="single" w:sz="12" w:space="0" w:color="auto"/>
            </w:tcBorders>
          </w:tcPr>
          <w:p w14:paraId="170E1731"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r>
      <w:tr w:rsidR="00626604" w:rsidRPr="00626604" w14:paraId="6DC0E6D4" w14:textId="77777777" w:rsidTr="00156011">
        <w:trPr>
          <w:cantSplit/>
        </w:trPr>
        <w:tc>
          <w:tcPr>
            <w:tcW w:w="918" w:type="dxa"/>
            <w:tcBorders>
              <w:top w:val="single" w:sz="6" w:space="0" w:color="auto"/>
              <w:left w:val="single" w:sz="12" w:space="0" w:color="auto"/>
              <w:bottom w:val="single" w:sz="6" w:space="0" w:color="auto"/>
              <w:right w:val="single" w:sz="6" w:space="0" w:color="auto"/>
            </w:tcBorders>
          </w:tcPr>
          <w:p w14:paraId="17E9827D" w14:textId="77777777" w:rsidR="00626604" w:rsidRPr="00626604" w:rsidRDefault="00626604" w:rsidP="00626604">
            <w:pPr>
              <w:keepLines/>
              <w:numPr>
                <w:ilvl w:val="0"/>
                <w:numId w:val="8"/>
              </w:numPr>
              <w:overflowPunct w:val="0"/>
              <w:autoSpaceDE w:val="0"/>
              <w:autoSpaceDN w:val="0"/>
              <w:adjustRightInd w:val="0"/>
              <w:spacing w:after="0" w:line="240" w:lineRule="auto"/>
              <w:jc w:val="center"/>
              <w:textAlignment w:val="baseline"/>
              <w:rPr>
                <w:rFonts w:ascii="EYInterstate Light" w:eastAsia="Times New Roman" w:hAnsi="EYInterstate Light" w:cs="Times New Roman"/>
                <w:sz w:val="16"/>
                <w:szCs w:val="20"/>
                <w:lang w:eastAsia="es-ES"/>
              </w:rPr>
            </w:pPr>
          </w:p>
        </w:tc>
        <w:tc>
          <w:tcPr>
            <w:tcW w:w="3429" w:type="dxa"/>
            <w:tcBorders>
              <w:top w:val="single" w:sz="6" w:space="0" w:color="auto"/>
              <w:left w:val="single" w:sz="6" w:space="0" w:color="auto"/>
              <w:bottom w:val="single" w:sz="6" w:space="0" w:color="auto"/>
              <w:right w:val="single" w:sz="6" w:space="0" w:color="auto"/>
            </w:tcBorders>
          </w:tcPr>
          <w:p w14:paraId="743FBFBC"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3429" w:type="dxa"/>
            <w:tcBorders>
              <w:top w:val="single" w:sz="6" w:space="0" w:color="auto"/>
              <w:left w:val="single" w:sz="6" w:space="0" w:color="auto"/>
              <w:bottom w:val="single" w:sz="6" w:space="0" w:color="auto"/>
              <w:right w:val="single" w:sz="12" w:space="0" w:color="auto"/>
            </w:tcBorders>
          </w:tcPr>
          <w:p w14:paraId="4CAB96B1"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r>
      <w:tr w:rsidR="00626604" w:rsidRPr="00626604" w14:paraId="681890AC" w14:textId="77777777" w:rsidTr="00156011">
        <w:trPr>
          <w:cantSplit/>
        </w:trPr>
        <w:tc>
          <w:tcPr>
            <w:tcW w:w="918" w:type="dxa"/>
            <w:tcBorders>
              <w:top w:val="single" w:sz="6" w:space="0" w:color="auto"/>
              <w:left w:val="single" w:sz="12" w:space="0" w:color="auto"/>
              <w:bottom w:val="single" w:sz="12" w:space="0" w:color="auto"/>
              <w:right w:val="single" w:sz="6" w:space="0" w:color="auto"/>
            </w:tcBorders>
          </w:tcPr>
          <w:p w14:paraId="1C644DC0" w14:textId="77777777" w:rsidR="00626604" w:rsidRPr="00626604" w:rsidRDefault="00626604" w:rsidP="00626604">
            <w:pPr>
              <w:keepLines/>
              <w:numPr>
                <w:ilvl w:val="0"/>
                <w:numId w:val="8"/>
              </w:numPr>
              <w:overflowPunct w:val="0"/>
              <w:autoSpaceDE w:val="0"/>
              <w:autoSpaceDN w:val="0"/>
              <w:adjustRightInd w:val="0"/>
              <w:spacing w:after="0" w:line="240" w:lineRule="auto"/>
              <w:jc w:val="center"/>
              <w:textAlignment w:val="baseline"/>
              <w:rPr>
                <w:rFonts w:ascii="EYInterstate Light" w:eastAsia="Times New Roman" w:hAnsi="EYInterstate Light" w:cs="Times New Roman"/>
                <w:sz w:val="16"/>
                <w:szCs w:val="20"/>
                <w:lang w:eastAsia="es-ES"/>
              </w:rPr>
            </w:pPr>
          </w:p>
        </w:tc>
        <w:tc>
          <w:tcPr>
            <w:tcW w:w="3429" w:type="dxa"/>
            <w:tcBorders>
              <w:top w:val="single" w:sz="6" w:space="0" w:color="auto"/>
              <w:left w:val="single" w:sz="6" w:space="0" w:color="auto"/>
              <w:bottom w:val="single" w:sz="12" w:space="0" w:color="auto"/>
              <w:right w:val="single" w:sz="6" w:space="0" w:color="auto"/>
            </w:tcBorders>
          </w:tcPr>
          <w:p w14:paraId="4F07869B"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3429" w:type="dxa"/>
            <w:tcBorders>
              <w:top w:val="single" w:sz="6" w:space="0" w:color="auto"/>
              <w:left w:val="single" w:sz="6" w:space="0" w:color="auto"/>
              <w:bottom w:val="single" w:sz="12" w:space="0" w:color="auto"/>
              <w:right w:val="single" w:sz="12" w:space="0" w:color="auto"/>
            </w:tcBorders>
          </w:tcPr>
          <w:p w14:paraId="6EC3C990"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r>
    </w:tbl>
    <w:p w14:paraId="1172FDF7" w14:textId="77777777" w:rsidR="00626604" w:rsidRPr="00626604" w:rsidRDefault="00626604" w:rsidP="00626604">
      <w:pPr>
        <w:tabs>
          <w:tab w:val="left" w:pos="4320"/>
        </w:tabs>
        <w:spacing w:before="120" w:after="120" w:line="240" w:lineRule="auto"/>
        <w:ind w:left="2430"/>
        <w:rPr>
          <w:rFonts w:ascii="EYInterstate Light" w:eastAsia="Times New Roman" w:hAnsi="EYInterstate Light" w:cs="Times New Roman"/>
          <w:b/>
          <w:szCs w:val="20"/>
          <w:lang w:eastAsia="es-ES"/>
        </w:rPr>
      </w:pPr>
    </w:p>
    <w:p w14:paraId="03859A4A" w14:textId="77777777" w:rsidR="00626604" w:rsidRPr="00626604" w:rsidRDefault="00626604" w:rsidP="00626604">
      <w:pPr>
        <w:tabs>
          <w:tab w:val="left" w:pos="4320"/>
        </w:tabs>
        <w:spacing w:before="120" w:after="120" w:line="240" w:lineRule="auto"/>
        <w:ind w:left="720"/>
        <w:rPr>
          <w:rFonts w:ascii="EYInterstate Light" w:eastAsia="Times New Roman" w:hAnsi="EYInterstate Light" w:cs="Times New Roman"/>
          <w:b/>
          <w:szCs w:val="20"/>
          <w:lang w:eastAsia="es-ES"/>
        </w:rPr>
      </w:pPr>
      <w:r w:rsidRPr="00626604">
        <w:rPr>
          <w:rFonts w:ascii="EYInterstate Light" w:eastAsia="Times New Roman" w:hAnsi="EYInterstate Light" w:cs="Times New Roman"/>
          <w:b/>
          <w:szCs w:val="20"/>
          <w:lang w:eastAsia="es-ES"/>
        </w:rPr>
        <w:t>Note to Holders:</w:t>
      </w:r>
    </w:p>
    <w:p w14:paraId="377CCD25" w14:textId="77777777" w:rsidR="00626604" w:rsidRPr="00626604" w:rsidRDefault="00626604" w:rsidP="00626604">
      <w:pPr>
        <w:tabs>
          <w:tab w:val="left" w:pos="4320"/>
        </w:tabs>
        <w:spacing w:before="120" w:after="120" w:line="240" w:lineRule="auto"/>
        <w:ind w:left="720"/>
        <w:rPr>
          <w:rFonts w:ascii="EYInterstate Light" w:eastAsia="Times New Roman" w:hAnsi="EYInterstate Light" w:cs="Times New Roman"/>
          <w:szCs w:val="20"/>
          <w:lang w:eastAsia="es-ES"/>
        </w:rPr>
      </w:pPr>
      <w:r w:rsidRPr="00626604">
        <w:rPr>
          <w:rFonts w:ascii="EYInterstate Light" w:eastAsia="Times New Roman" w:hAnsi="EYInterstate Light" w:cs="Times New Roman"/>
          <w:szCs w:val="20"/>
          <w:lang w:eastAsia="es-ES"/>
        </w:rPr>
        <w:t xml:space="preserve">If you receive an </w:t>
      </w:r>
      <w:r w:rsidRPr="00626604">
        <w:rPr>
          <w:rFonts w:ascii="EYInterstate Light" w:eastAsia="Times New Roman" w:hAnsi="EYInterstate Light" w:cs="Times New Roman"/>
          <w:szCs w:val="20"/>
          <w:u w:val="single"/>
          <w:lang w:eastAsia="es-ES"/>
        </w:rPr>
        <w:t>electronic copy</w:t>
      </w:r>
      <w:r w:rsidRPr="00626604">
        <w:rPr>
          <w:rFonts w:ascii="EYInterstate Light" w:eastAsia="Times New Roman" w:hAnsi="EYInterstate Light" w:cs="Times New Roman"/>
          <w:szCs w:val="20"/>
          <w:lang w:eastAsia="es-ES"/>
        </w:rPr>
        <w:t xml:space="preserve"> of this document and print it out, please write your name on the equivalent of the cover page, for document control purposes.</w:t>
      </w:r>
    </w:p>
    <w:p w14:paraId="49D6CA20" w14:textId="77777777" w:rsidR="00626604" w:rsidRPr="00626604" w:rsidRDefault="00626604" w:rsidP="00626604">
      <w:pPr>
        <w:tabs>
          <w:tab w:val="left" w:pos="4320"/>
        </w:tabs>
        <w:spacing w:before="120" w:after="120" w:line="240" w:lineRule="auto"/>
        <w:ind w:left="720"/>
        <w:rPr>
          <w:rFonts w:ascii="EYInterstate Light" w:eastAsia="Times New Roman" w:hAnsi="EYInterstate Light" w:cs="Times New Roman"/>
          <w:szCs w:val="20"/>
          <w:lang w:eastAsia="es-ES"/>
        </w:rPr>
      </w:pPr>
      <w:r w:rsidRPr="00626604">
        <w:rPr>
          <w:rFonts w:ascii="EYInterstate Light" w:eastAsia="Times New Roman" w:hAnsi="EYInterstate Light" w:cs="Times New Roman"/>
          <w:szCs w:val="20"/>
          <w:lang w:eastAsia="es-ES"/>
        </w:rPr>
        <w:t xml:space="preserve">If you receive a </w:t>
      </w:r>
      <w:r w:rsidRPr="00626604">
        <w:rPr>
          <w:rFonts w:ascii="EYInterstate Light" w:eastAsia="Times New Roman" w:hAnsi="EYInterstate Light" w:cs="Times New Roman"/>
          <w:szCs w:val="20"/>
          <w:u w:val="single"/>
          <w:lang w:eastAsia="es-ES"/>
        </w:rPr>
        <w:t>hard copy</w:t>
      </w:r>
      <w:r w:rsidRPr="00626604">
        <w:rPr>
          <w:rFonts w:ascii="EYInterstate Light" w:eastAsia="Times New Roman" w:hAnsi="EYInterstate Light" w:cs="Times New Roman"/>
          <w:szCs w:val="20"/>
          <w:lang w:eastAsia="es-ES"/>
        </w:rPr>
        <w:t xml:space="preserve"> of this document, please write your name on the front cover, for document control purposes.</w:t>
      </w:r>
    </w:p>
    <w:p w14:paraId="515EF6D1" w14:textId="03D201DC" w:rsidR="00626604" w:rsidRPr="003E7208" w:rsidRDefault="00626604" w:rsidP="003E7208">
      <w:pPr>
        <w:keepNext/>
        <w:keepLines/>
        <w:numPr>
          <w:ilvl w:val="1"/>
          <w:numId w:val="0"/>
        </w:numPr>
        <w:pBdr>
          <w:top w:val="single" w:sz="24" w:space="1" w:color="auto"/>
        </w:pBdr>
        <w:tabs>
          <w:tab w:val="num" w:pos="3240"/>
          <w:tab w:val="left" w:pos="4320"/>
        </w:tabs>
        <w:spacing w:before="240" w:after="120" w:line="300" w:lineRule="auto"/>
        <w:ind w:left="1440" w:hanging="1440"/>
        <w:outlineLvl w:val="1"/>
        <w:rPr>
          <w:rFonts w:ascii="EYInterstate Light" w:eastAsia="Times New Roman" w:hAnsi="EYInterstate Light" w:cs="Times New Roman"/>
          <w:b/>
          <w:sz w:val="30"/>
          <w:szCs w:val="20"/>
          <w:lang w:eastAsia="es-ES"/>
        </w:rPr>
      </w:pPr>
      <w:bookmarkStart w:id="18" w:name="_Toc38537274"/>
      <w:bookmarkStart w:id="19" w:name="_Toc178088539"/>
      <w:bookmarkStart w:id="20" w:name="_Toc212142083"/>
      <w:r w:rsidRPr="00626604">
        <w:rPr>
          <w:rFonts w:ascii="EYInterstate Light" w:eastAsia="Times New Roman" w:hAnsi="EYInterstate Light" w:cs="Times New Roman"/>
          <w:b/>
          <w:sz w:val="30"/>
          <w:szCs w:val="20"/>
          <w:lang w:eastAsia="es-ES"/>
        </w:rPr>
        <w:t>Approved By</w:t>
      </w:r>
      <w:bookmarkEnd w:id="18"/>
      <w:bookmarkEnd w:id="19"/>
      <w:bookmarkEnd w:id="20"/>
    </w:p>
    <w:tbl>
      <w:tblPr>
        <w:tblW w:w="7815" w:type="dxa"/>
        <w:tblInd w:w="7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45"/>
        <w:gridCol w:w="2520"/>
        <w:gridCol w:w="1800"/>
        <w:gridCol w:w="1350"/>
      </w:tblGrid>
      <w:tr w:rsidR="00626604" w:rsidRPr="00626604" w14:paraId="03AFED00" w14:textId="77777777" w:rsidTr="00626604">
        <w:trPr>
          <w:cantSplit/>
          <w:tblHeader/>
        </w:trPr>
        <w:tc>
          <w:tcPr>
            <w:tcW w:w="2145" w:type="dxa"/>
            <w:tcBorders>
              <w:top w:val="single" w:sz="4" w:space="0" w:color="auto"/>
              <w:left w:val="single" w:sz="4" w:space="0" w:color="auto"/>
              <w:bottom w:val="single" w:sz="4" w:space="0" w:color="auto"/>
              <w:right w:val="nil"/>
            </w:tcBorders>
            <w:shd w:val="pct10" w:color="auto" w:fill="auto"/>
          </w:tcPr>
          <w:p w14:paraId="432F8C76" w14:textId="77777777" w:rsidR="00626604" w:rsidRPr="00626604" w:rsidRDefault="00626604" w:rsidP="00626604">
            <w:pPr>
              <w:keepLines/>
              <w:spacing w:before="120" w:after="120" w:line="240" w:lineRule="auto"/>
              <w:rPr>
                <w:rFonts w:ascii="EYInterstate Light" w:eastAsia="Times New Roman" w:hAnsi="EYInterstate Light" w:cs="Times New Roman"/>
                <w:b/>
                <w:sz w:val="16"/>
                <w:szCs w:val="20"/>
                <w:lang w:eastAsia="es-ES"/>
              </w:rPr>
            </w:pPr>
            <w:r w:rsidRPr="00626604">
              <w:rPr>
                <w:rFonts w:ascii="EYInterstate Light" w:eastAsia="Times New Roman" w:hAnsi="EYInterstate Light" w:cs="Times New Roman"/>
                <w:b/>
                <w:sz w:val="16"/>
                <w:szCs w:val="20"/>
                <w:lang w:eastAsia="es-ES"/>
              </w:rPr>
              <w:t>Name</w:t>
            </w:r>
          </w:p>
        </w:tc>
        <w:tc>
          <w:tcPr>
            <w:tcW w:w="2520" w:type="dxa"/>
            <w:tcBorders>
              <w:top w:val="single" w:sz="4" w:space="0" w:color="auto"/>
              <w:left w:val="nil"/>
              <w:bottom w:val="single" w:sz="4" w:space="0" w:color="auto"/>
              <w:right w:val="nil"/>
            </w:tcBorders>
            <w:shd w:val="pct10" w:color="auto" w:fill="auto"/>
          </w:tcPr>
          <w:p w14:paraId="122C7139" w14:textId="77777777" w:rsidR="00626604" w:rsidRPr="00626604" w:rsidRDefault="00626604" w:rsidP="00626604">
            <w:pPr>
              <w:keepLines/>
              <w:spacing w:before="120" w:after="120" w:line="240" w:lineRule="auto"/>
              <w:rPr>
                <w:rFonts w:ascii="EYInterstate Light" w:eastAsia="Times New Roman" w:hAnsi="EYInterstate Light" w:cs="Times New Roman"/>
                <w:b/>
                <w:sz w:val="16"/>
                <w:szCs w:val="20"/>
                <w:lang w:eastAsia="es-ES"/>
              </w:rPr>
            </w:pPr>
            <w:r w:rsidRPr="00626604">
              <w:rPr>
                <w:rFonts w:ascii="EYInterstate Light" w:eastAsia="Times New Roman" w:hAnsi="EYInterstate Light" w:cs="Times New Roman"/>
                <w:b/>
                <w:sz w:val="16"/>
                <w:szCs w:val="20"/>
                <w:lang w:eastAsia="es-ES"/>
              </w:rPr>
              <w:t>Title</w:t>
            </w:r>
          </w:p>
        </w:tc>
        <w:tc>
          <w:tcPr>
            <w:tcW w:w="1800" w:type="dxa"/>
            <w:tcBorders>
              <w:top w:val="single" w:sz="4" w:space="0" w:color="auto"/>
              <w:left w:val="nil"/>
              <w:bottom w:val="single" w:sz="4" w:space="0" w:color="auto"/>
              <w:right w:val="nil"/>
            </w:tcBorders>
            <w:shd w:val="pct10" w:color="auto" w:fill="auto"/>
          </w:tcPr>
          <w:p w14:paraId="4E004FD4" w14:textId="77777777" w:rsidR="00626604" w:rsidRPr="00626604" w:rsidRDefault="00626604" w:rsidP="00626604">
            <w:pPr>
              <w:keepLines/>
              <w:spacing w:before="120" w:after="120" w:line="240" w:lineRule="auto"/>
              <w:rPr>
                <w:rFonts w:ascii="EYInterstate Light" w:eastAsia="Times New Roman" w:hAnsi="EYInterstate Light" w:cs="Times New Roman"/>
                <w:b/>
                <w:sz w:val="16"/>
                <w:szCs w:val="20"/>
                <w:lang w:eastAsia="es-ES"/>
              </w:rPr>
            </w:pPr>
            <w:r w:rsidRPr="00626604">
              <w:rPr>
                <w:rFonts w:ascii="EYInterstate Light" w:eastAsia="Times New Roman" w:hAnsi="EYInterstate Light" w:cs="Times New Roman"/>
                <w:b/>
                <w:sz w:val="16"/>
                <w:szCs w:val="20"/>
                <w:lang w:eastAsia="es-ES"/>
              </w:rPr>
              <w:t>Signature</w:t>
            </w:r>
          </w:p>
        </w:tc>
        <w:tc>
          <w:tcPr>
            <w:tcW w:w="1350" w:type="dxa"/>
            <w:tcBorders>
              <w:top w:val="single" w:sz="4" w:space="0" w:color="auto"/>
              <w:left w:val="nil"/>
              <w:bottom w:val="single" w:sz="4" w:space="0" w:color="auto"/>
              <w:right w:val="single" w:sz="4" w:space="0" w:color="auto"/>
            </w:tcBorders>
            <w:shd w:val="pct10" w:color="auto" w:fill="auto"/>
          </w:tcPr>
          <w:p w14:paraId="7D0353B9" w14:textId="77777777" w:rsidR="00626604" w:rsidRPr="00626604" w:rsidRDefault="00626604" w:rsidP="00626604">
            <w:pPr>
              <w:keepLines/>
              <w:spacing w:before="120" w:after="120" w:line="240" w:lineRule="auto"/>
              <w:rPr>
                <w:rFonts w:ascii="EYInterstate Light" w:eastAsia="Times New Roman" w:hAnsi="EYInterstate Light" w:cs="Times New Roman"/>
                <w:b/>
                <w:sz w:val="16"/>
                <w:szCs w:val="20"/>
                <w:lang w:eastAsia="es-ES"/>
              </w:rPr>
            </w:pPr>
            <w:r w:rsidRPr="00626604">
              <w:rPr>
                <w:rFonts w:ascii="EYInterstate Light" w:eastAsia="Times New Roman" w:hAnsi="EYInterstate Light" w:cs="Times New Roman"/>
                <w:b/>
                <w:sz w:val="16"/>
                <w:szCs w:val="20"/>
                <w:lang w:eastAsia="es-ES"/>
              </w:rPr>
              <w:t>Date</w:t>
            </w:r>
          </w:p>
        </w:tc>
      </w:tr>
      <w:tr w:rsidR="00626604" w:rsidRPr="00626604" w14:paraId="2A1971BC" w14:textId="77777777" w:rsidTr="00626604">
        <w:trPr>
          <w:cantSplit/>
          <w:trHeight w:hRule="exact" w:val="60"/>
          <w:tblHeader/>
        </w:trPr>
        <w:tc>
          <w:tcPr>
            <w:tcW w:w="2145" w:type="dxa"/>
            <w:tcBorders>
              <w:top w:val="single" w:sz="4" w:space="0" w:color="auto"/>
              <w:left w:val="nil"/>
              <w:bottom w:val="single" w:sz="6" w:space="0" w:color="auto"/>
              <w:right w:val="nil"/>
            </w:tcBorders>
            <w:shd w:val="pct50" w:color="auto" w:fill="auto"/>
          </w:tcPr>
          <w:p w14:paraId="0F23D82B"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2520" w:type="dxa"/>
            <w:tcBorders>
              <w:top w:val="single" w:sz="4" w:space="0" w:color="auto"/>
              <w:left w:val="nil"/>
              <w:bottom w:val="single" w:sz="6" w:space="0" w:color="auto"/>
              <w:right w:val="nil"/>
            </w:tcBorders>
            <w:shd w:val="pct50" w:color="auto" w:fill="auto"/>
          </w:tcPr>
          <w:p w14:paraId="6D28A1D1"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1800" w:type="dxa"/>
            <w:tcBorders>
              <w:top w:val="single" w:sz="4" w:space="0" w:color="auto"/>
              <w:left w:val="nil"/>
              <w:bottom w:val="single" w:sz="6" w:space="0" w:color="auto"/>
              <w:right w:val="nil"/>
            </w:tcBorders>
            <w:shd w:val="pct50" w:color="auto" w:fill="auto"/>
          </w:tcPr>
          <w:p w14:paraId="4AD4B19B"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1350" w:type="dxa"/>
            <w:tcBorders>
              <w:top w:val="single" w:sz="4" w:space="0" w:color="auto"/>
              <w:left w:val="nil"/>
              <w:bottom w:val="single" w:sz="6" w:space="0" w:color="auto"/>
              <w:right w:val="nil"/>
            </w:tcBorders>
            <w:shd w:val="pct50" w:color="auto" w:fill="auto"/>
          </w:tcPr>
          <w:p w14:paraId="5CAE69B0"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r>
      <w:tr w:rsidR="00626604" w:rsidRPr="00626604" w14:paraId="77C4F690" w14:textId="77777777" w:rsidTr="00156011">
        <w:trPr>
          <w:cantSplit/>
        </w:trPr>
        <w:tc>
          <w:tcPr>
            <w:tcW w:w="2145" w:type="dxa"/>
            <w:tcBorders>
              <w:top w:val="nil"/>
              <w:left w:val="single" w:sz="6" w:space="0" w:color="auto"/>
              <w:bottom w:val="single" w:sz="6" w:space="0" w:color="auto"/>
              <w:right w:val="single" w:sz="6" w:space="0" w:color="auto"/>
            </w:tcBorders>
          </w:tcPr>
          <w:p w14:paraId="2D2D093F"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2520" w:type="dxa"/>
            <w:tcBorders>
              <w:top w:val="nil"/>
              <w:left w:val="single" w:sz="6" w:space="0" w:color="auto"/>
              <w:bottom w:val="single" w:sz="6" w:space="0" w:color="auto"/>
              <w:right w:val="single" w:sz="6" w:space="0" w:color="auto"/>
            </w:tcBorders>
          </w:tcPr>
          <w:p w14:paraId="33C88875"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1800" w:type="dxa"/>
            <w:tcBorders>
              <w:top w:val="nil"/>
              <w:left w:val="single" w:sz="6" w:space="0" w:color="auto"/>
              <w:bottom w:val="single" w:sz="6" w:space="0" w:color="auto"/>
              <w:right w:val="single" w:sz="6" w:space="0" w:color="auto"/>
            </w:tcBorders>
          </w:tcPr>
          <w:p w14:paraId="2F27D0CA"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1350" w:type="dxa"/>
            <w:tcBorders>
              <w:top w:val="nil"/>
              <w:left w:val="single" w:sz="6" w:space="0" w:color="auto"/>
              <w:bottom w:val="single" w:sz="6" w:space="0" w:color="auto"/>
              <w:right w:val="single" w:sz="12" w:space="0" w:color="auto"/>
            </w:tcBorders>
          </w:tcPr>
          <w:p w14:paraId="25819885"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r>
      <w:tr w:rsidR="00626604" w:rsidRPr="00626604" w14:paraId="0181A67F" w14:textId="77777777" w:rsidTr="00156011">
        <w:trPr>
          <w:cantSplit/>
        </w:trPr>
        <w:tc>
          <w:tcPr>
            <w:tcW w:w="2145" w:type="dxa"/>
            <w:tcBorders>
              <w:top w:val="single" w:sz="6" w:space="0" w:color="auto"/>
              <w:left w:val="single" w:sz="6" w:space="0" w:color="auto"/>
              <w:bottom w:val="single" w:sz="6" w:space="0" w:color="auto"/>
              <w:right w:val="single" w:sz="6" w:space="0" w:color="auto"/>
            </w:tcBorders>
          </w:tcPr>
          <w:p w14:paraId="5A33E0C1"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2520" w:type="dxa"/>
            <w:tcBorders>
              <w:top w:val="single" w:sz="6" w:space="0" w:color="auto"/>
              <w:left w:val="single" w:sz="6" w:space="0" w:color="auto"/>
              <w:bottom w:val="single" w:sz="6" w:space="0" w:color="auto"/>
              <w:right w:val="single" w:sz="6" w:space="0" w:color="auto"/>
            </w:tcBorders>
          </w:tcPr>
          <w:p w14:paraId="1342426E"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1800" w:type="dxa"/>
            <w:tcBorders>
              <w:top w:val="single" w:sz="6" w:space="0" w:color="auto"/>
              <w:left w:val="single" w:sz="6" w:space="0" w:color="auto"/>
              <w:bottom w:val="single" w:sz="6" w:space="0" w:color="auto"/>
              <w:right w:val="single" w:sz="6" w:space="0" w:color="auto"/>
            </w:tcBorders>
          </w:tcPr>
          <w:p w14:paraId="6FFB222B"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1350" w:type="dxa"/>
            <w:tcBorders>
              <w:top w:val="single" w:sz="6" w:space="0" w:color="auto"/>
              <w:left w:val="single" w:sz="6" w:space="0" w:color="auto"/>
              <w:bottom w:val="single" w:sz="6" w:space="0" w:color="auto"/>
              <w:right w:val="single" w:sz="12" w:space="0" w:color="auto"/>
            </w:tcBorders>
          </w:tcPr>
          <w:p w14:paraId="105AABE8"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r>
      <w:tr w:rsidR="00626604" w:rsidRPr="00626604" w14:paraId="72E20A19" w14:textId="77777777" w:rsidTr="00156011">
        <w:trPr>
          <w:cantSplit/>
        </w:trPr>
        <w:tc>
          <w:tcPr>
            <w:tcW w:w="2145" w:type="dxa"/>
            <w:tcBorders>
              <w:top w:val="single" w:sz="6" w:space="0" w:color="auto"/>
              <w:left w:val="single" w:sz="6" w:space="0" w:color="auto"/>
              <w:bottom w:val="single" w:sz="6" w:space="0" w:color="auto"/>
              <w:right w:val="single" w:sz="6" w:space="0" w:color="auto"/>
            </w:tcBorders>
          </w:tcPr>
          <w:p w14:paraId="65DD06FD"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2520" w:type="dxa"/>
            <w:tcBorders>
              <w:top w:val="single" w:sz="6" w:space="0" w:color="auto"/>
              <w:left w:val="single" w:sz="6" w:space="0" w:color="auto"/>
              <w:bottom w:val="single" w:sz="6" w:space="0" w:color="auto"/>
              <w:right w:val="single" w:sz="6" w:space="0" w:color="auto"/>
            </w:tcBorders>
          </w:tcPr>
          <w:p w14:paraId="6B62023B"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1800" w:type="dxa"/>
            <w:tcBorders>
              <w:top w:val="single" w:sz="6" w:space="0" w:color="auto"/>
              <w:left w:val="single" w:sz="6" w:space="0" w:color="auto"/>
              <w:bottom w:val="single" w:sz="6" w:space="0" w:color="auto"/>
              <w:right w:val="single" w:sz="6" w:space="0" w:color="auto"/>
            </w:tcBorders>
          </w:tcPr>
          <w:p w14:paraId="29FC9370"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1350" w:type="dxa"/>
            <w:tcBorders>
              <w:top w:val="single" w:sz="6" w:space="0" w:color="auto"/>
              <w:left w:val="single" w:sz="6" w:space="0" w:color="auto"/>
              <w:bottom w:val="single" w:sz="6" w:space="0" w:color="auto"/>
              <w:right w:val="single" w:sz="12" w:space="0" w:color="auto"/>
            </w:tcBorders>
          </w:tcPr>
          <w:p w14:paraId="59B0E8DB"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r>
      <w:tr w:rsidR="00626604" w:rsidRPr="00626604" w14:paraId="30F2B34A" w14:textId="77777777" w:rsidTr="00156011">
        <w:trPr>
          <w:cantSplit/>
        </w:trPr>
        <w:tc>
          <w:tcPr>
            <w:tcW w:w="2145" w:type="dxa"/>
            <w:tcBorders>
              <w:top w:val="single" w:sz="6" w:space="0" w:color="auto"/>
              <w:left w:val="single" w:sz="6" w:space="0" w:color="auto"/>
              <w:bottom w:val="single" w:sz="12" w:space="0" w:color="auto"/>
              <w:right w:val="single" w:sz="6" w:space="0" w:color="auto"/>
            </w:tcBorders>
          </w:tcPr>
          <w:p w14:paraId="64AA5A8A"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2520" w:type="dxa"/>
            <w:tcBorders>
              <w:top w:val="single" w:sz="6" w:space="0" w:color="auto"/>
              <w:left w:val="single" w:sz="6" w:space="0" w:color="auto"/>
              <w:bottom w:val="single" w:sz="12" w:space="0" w:color="auto"/>
              <w:right w:val="single" w:sz="6" w:space="0" w:color="auto"/>
            </w:tcBorders>
          </w:tcPr>
          <w:p w14:paraId="76604AE7"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1800" w:type="dxa"/>
            <w:tcBorders>
              <w:top w:val="single" w:sz="6" w:space="0" w:color="auto"/>
              <w:left w:val="single" w:sz="6" w:space="0" w:color="auto"/>
              <w:bottom w:val="single" w:sz="12" w:space="0" w:color="auto"/>
              <w:right w:val="single" w:sz="6" w:space="0" w:color="auto"/>
            </w:tcBorders>
          </w:tcPr>
          <w:p w14:paraId="672679E6"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c>
          <w:tcPr>
            <w:tcW w:w="1350" w:type="dxa"/>
            <w:tcBorders>
              <w:top w:val="single" w:sz="6" w:space="0" w:color="auto"/>
              <w:left w:val="single" w:sz="6" w:space="0" w:color="auto"/>
              <w:bottom w:val="single" w:sz="12" w:space="0" w:color="auto"/>
              <w:right w:val="single" w:sz="12" w:space="0" w:color="auto"/>
            </w:tcBorders>
          </w:tcPr>
          <w:p w14:paraId="4A1F61AB" w14:textId="77777777" w:rsidR="00626604" w:rsidRPr="00626604" w:rsidRDefault="00626604" w:rsidP="00626604">
            <w:pPr>
              <w:keepLines/>
              <w:spacing w:after="0" w:line="240" w:lineRule="auto"/>
              <w:rPr>
                <w:rFonts w:ascii="EYInterstate Light" w:eastAsia="Times New Roman" w:hAnsi="EYInterstate Light" w:cs="Times New Roman"/>
                <w:sz w:val="16"/>
                <w:szCs w:val="20"/>
                <w:lang w:eastAsia="es-ES"/>
              </w:rPr>
            </w:pPr>
          </w:p>
        </w:tc>
      </w:tr>
    </w:tbl>
    <w:p w14:paraId="69D4F360" w14:textId="2A9DF90A" w:rsidR="00626604" w:rsidRPr="00626604" w:rsidRDefault="00626604" w:rsidP="003E7208">
      <w:pPr>
        <w:keepNext/>
        <w:pageBreakBefore/>
        <w:pBdr>
          <w:top w:val="single" w:sz="48" w:space="0" w:color="auto"/>
        </w:pBdr>
        <w:tabs>
          <w:tab w:val="left" w:pos="3920"/>
        </w:tabs>
        <w:spacing w:before="960" w:after="960" w:line="240" w:lineRule="auto"/>
        <w:rPr>
          <w:rFonts w:ascii="EYInterstate Light" w:eastAsia="Times New Roman" w:hAnsi="EYInterstate Light" w:cs="Times New Roman"/>
          <w:sz w:val="36"/>
          <w:szCs w:val="20"/>
          <w:lang w:eastAsia="es-ES"/>
        </w:rPr>
      </w:pPr>
      <w:r w:rsidRPr="00626604">
        <w:rPr>
          <w:rFonts w:ascii="EYInterstate Light" w:eastAsia="Times New Roman" w:hAnsi="EYInterstate Light" w:cs="Arial"/>
          <w:sz w:val="36"/>
          <w:szCs w:val="20"/>
          <w:lang w:eastAsia="es-ES"/>
        </w:rPr>
        <w:lastRenderedPageBreak/>
        <w:t>Table of Contents</w:t>
      </w:r>
      <w:r w:rsidR="00AD17ED" w:rsidDel="00CB42EB">
        <w:rPr>
          <w:rFonts w:ascii="EYInterstate Light" w:eastAsia="Times New Roman" w:hAnsi="EYInterstate Light" w:cs="Arial"/>
          <w:sz w:val="36"/>
          <w:szCs w:val="20"/>
          <w:lang w:eastAsia="es-ES"/>
        </w:rPr>
        <w:tab/>
      </w:r>
    </w:p>
    <w:p w14:paraId="3D980B55" w14:textId="77777777" w:rsidR="00D67332" w:rsidRPr="00626604" w:rsidRDefault="00D67332" w:rsidP="00D67332">
      <w:pPr>
        <w:rPr>
          <w:rFonts w:ascii="EYInterstate Light" w:hAnsi="EYInterstate Light"/>
        </w:rPr>
      </w:pPr>
    </w:p>
    <w:sdt>
      <w:sdtPr>
        <w:rPr>
          <w:rFonts w:ascii="EYInterstate Light" w:eastAsiaTheme="minorEastAsia" w:hAnsi="EYInterstate Light" w:cstheme="majorBidi"/>
          <w:b/>
          <w:bCs/>
        </w:rPr>
        <w:id w:val="-1689521316"/>
        <w:docPartObj>
          <w:docPartGallery w:val="Table of Contents"/>
          <w:docPartUnique/>
        </w:docPartObj>
      </w:sdtPr>
      <w:sdtEndPr>
        <w:rPr>
          <w:b w:val="0"/>
          <w:bCs w:val="0"/>
          <w:noProof/>
        </w:rPr>
      </w:sdtEndPr>
      <w:sdtContent>
        <w:p w14:paraId="42392CFB" w14:textId="49BFA0E2" w:rsidR="00962758" w:rsidRDefault="007F787C">
          <w:pPr>
            <w:pStyle w:val="TOC2"/>
            <w:rPr>
              <w:rFonts w:asciiTheme="minorHAnsi" w:eastAsiaTheme="minorEastAsia" w:hAnsiTheme="minorHAnsi" w:cstheme="minorBidi"/>
              <w:noProof/>
              <w:kern w:val="2"/>
              <w:sz w:val="24"/>
              <w:szCs w:val="24"/>
              <w14:ligatures w14:val="standardContextual"/>
            </w:rPr>
          </w:pPr>
          <w:r w:rsidRPr="00626604">
            <w:rPr>
              <w:rFonts w:ascii="EYInterstate Light" w:hAnsi="EYInterstate Light"/>
            </w:rPr>
            <w:fldChar w:fldCharType="begin"/>
          </w:r>
          <w:r w:rsidRPr="00626604">
            <w:rPr>
              <w:rFonts w:ascii="EYInterstate Light" w:hAnsi="EYInterstate Light"/>
            </w:rPr>
            <w:instrText xml:space="preserve"> TOC \o "1-3" \h \z \u </w:instrText>
          </w:r>
          <w:r w:rsidRPr="00626604">
            <w:rPr>
              <w:rFonts w:ascii="EYInterstate Light" w:hAnsi="EYInterstate Light"/>
            </w:rPr>
            <w:fldChar w:fldCharType="separate"/>
          </w:r>
          <w:hyperlink w:anchor="_Toc212142079" w:history="1">
            <w:r w:rsidR="00962758" w:rsidRPr="00F60E9B">
              <w:rPr>
                <w:rStyle w:val="Hyperlink"/>
                <w:rFonts w:ascii="EYInterstate Light" w:eastAsia="MingLiU" w:hAnsi="EYInterstate Light"/>
                <w:b/>
                <w:bCs/>
                <w:noProof/>
                <w:lang w:eastAsia="es-ES"/>
              </w:rPr>
              <w:t>Document Control</w:t>
            </w:r>
            <w:r w:rsidR="00962758">
              <w:rPr>
                <w:noProof/>
                <w:webHidden/>
              </w:rPr>
              <w:tab/>
            </w:r>
            <w:r w:rsidR="00962758">
              <w:rPr>
                <w:noProof/>
                <w:webHidden/>
              </w:rPr>
              <w:fldChar w:fldCharType="begin"/>
            </w:r>
            <w:r w:rsidR="00962758">
              <w:rPr>
                <w:noProof/>
                <w:webHidden/>
              </w:rPr>
              <w:instrText xml:space="preserve"> PAGEREF _Toc212142079 \h </w:instrText>
            </w:r>
            <w:r w:rsidR="00962758">
              <w:rPr>
                <w:noProof/>
                <w:webHidden/>
              </w:rPr>
            </w:r>
            <w:r w:rsidR="00962758">
              <w:rPr>
                <w:noProof/>
                <w:webHidden/>
              </w:rPr>
              <w:fldChar w:fldCharType="separate"/>
            </w:r>
            <w:r w:rsidR="00962758">
              <w:rPr>
                <w:noProof/>
                <w:webHidden/>
              </w:rPr>
              <w:t>2</w:t>
            </w:r>
            <w:r w:rsidR="00962758">
              <w:rPr>
                <w:noProof/>
                <w:webHidden/>
              </w:rPr>
              <w:fldChar w:fldCharType="end"/>
            </w:r>
          </w:hyperlink>
        </w:p>
        <w:p w14:paraId="267F6E87" w14:textId="2C804EDD" w:rsidR="00962758" w:rsidRDefault="00962758">
          <w:pPr>
            <w:pStyle w:val="TOC2"/>
            <w:rPr>
              <w:rFonts w:asciiTheme="minorHAnsi" w:eastAsiaTheme="minorEastAsia" w:hAnsiTheme="minorHAnsi" w:cstheme="minorBidi"/>
              <w:noProof/>
              <w:kern w:val="2"/>
              <w:sz w:val="24"/>
              <w:szCs w:val="24"/>
              <w14:ligatures w14:val="standardContextual"/>
            </w:rPr>
          </w:pPr>
          <w:hyperlink w:anchor="_Toc212142080" w:history="1">
            <w:r w:rsidRPr="00F60E9B">
              <w:rPr>
                <w:rStyle w:val="Hyperlink"/>
                <w:rFonts w:ascii="EYInterstate Light" w:hAnsi="EYInterstate Light"/>
                <w:b/>
                <w:noProof/>
                <w:lang w:eastAsia="es-ES"/>
              </w:rPr>
              <w:t>Change Record</w:t>
            </w:r>
            <w:r>
              <w:rPr>
                <w:noProof/>
                <w:webHidden/>
              </w:rPr>
              <w:tab/>
            </w:r>
            <w:r>
              <w:rPr>
                <w:noProof/>
                <w:webHidden/>
              </w:rPr>
              <w:fldChar w:fldCharType="begin"/>
            </w:r>
            <w:r>
              <w:rPr>
                <w:noProof/>
                <w:webHidden/>
              </w:rPr>
              <w:instrText xml:space="preserve"> PAGEREF _Toc212142080 \h </w:instrText>
            </w:r>
            <w:r>
              <w:rPr>
                <w:noProof/>
                <w:webHidden/>
              </w:rPr>
            </w:r>
            <w:r>
              <w:rPr>
                <w:noProof/>
                <w:webHidden/>
              </w:rPr>
              <w:fldChar w:fldCharType="separate"/>
            </w:r>
            <w:r>
              <w:rPr>
                <w:noProof/>
                <w:webHidden/>
              </w:rPr>
              <w:t>2</w:t>
            </w:r>
            <w:r>
              <w:rPr>
                <w:noProof/>
                <w:webHidden/>
              </w:rPr>
              <w:fldChar w:fldCharType="end"/>
            </w:r>
          </w:hyperlink>
        </w:p>
        <w:p w14:paraId="01C0069D" w14:textId="27053489" w:rsidR="00962758" w:rsidRDefault="00962758">
          <w:pPr>
            <w:pStyle w:val="TOC2"/>
            <w:rPr>
              <w:rFonts w:asciiTheme="minorHAnsi" w:eastAsiaTheme="minorEastAsia" w:hAnsiTheme="minorHAnsi" w:cstheme="minorBidi"/>
              <w:noProof/>
              <w:kern w:val="2"/>
              <w:sz w:val="24"/>
              <w:szCs w:val="24"/>
              <w14:ligatures w14:val="standardContextual"/>
            </w:rPr>
          </w:pPr>
          <w:hyperlink w:anchor="_Toc212142081" w:history="1">
            <w:r w:rsidRPr="00F60E9B">
              <w:rPr>
                <w:rStyle w:val="Hyperlink"/>
                <w:rFonts w:ascii="EYInterstate Light" w:hAnsi="EYInterstate Light"/>
                <w:b/>
                <w:noProof/>
                <w:lang w:eastAsia="es-ES"/>
              </w:rPr>
              <w:t>Reviewers</w:t>
            </w:r>
            <w:r>
              <w:rPr>
                <w:noProof/>
                <w:webHidden/>
              </w:rPr>
              <w:tab/>
            </w:r>
            <w:r>
              <w:rPr>
                <w:noProof/>
                <w:webHidden/>
              </w:rPr>
              <w:fldChar w:fldCharType="begin"/>
            </w:r>
            <w:r>
              <w:rPr>
                <w:noProof/>
                <w:webHidden/>
              </w:rPr>
              <w:instrText xml:space="preserve"> PAGEREF _Toc212142081 \h </w:instrText>
            </w:r>
            <w:r>
              <w:rPr>
                <w:noProof/>
                <w:webHidden/>
              </w:rPr>
            </w:r>
            <w:r>
              <w:rPr>
                <w:noProof/>
                <w:webHidden/>
              </w:rPr>
              <w:fldChar w:fldCharType="separate"/>
            </w:r>
            <w:r>
              <w:rPr>
                <w:noProof/>
                <w:webHidden/>
              </w:rPr>
              <w:t>2</w:t>
            </w:r>
            <w:r>
              <w:rPr>
                <w:noProof/>
                <w:webHidden/>
              </w:rPr>
              <w:fldChar w:fldCharType="end"/>
            </w:r>
          </w:hyperlink>
        </w:p>
        <w:p w14:paraId="3ECA7925" w14:textId="2ED13E1E" w:rsidR="00962758" w:rsidRDefault="00962758">
          <w:pPr>
            <w:pStyle w:val="TOC2"/>
            <w:rPr>
              <w:rFonts w:asciiTheme="minorHAnsi" w:eastAsiaTheme="minorEastAsia" w:hAnsiTheme="minorHAnsi" w:cstheme="minorBidi"/>
              <w:noProof/>
              <w:kern w:val="2"/>
              <w:sz w:val="24"/>
              <w:szCs w:val="24"/>
              <w14:ligatures w14:val="standardContextual"/>
            </w:rPr>
          </w:pPr>
          <w:hyperlink w:anchor="_Toc212142082" w:history="1">
            <w:r w:rsidRPr="00F60E9B">
              <w:rPr>
                <w:rStyle w:val="Hyperlink"/>
                <w:rFonts w:ascii="EYInterstate Light" w:hAnsi="EYInterstate Light"/>
                <w:b/>
                <w:noProof/>
                <w:lang w:eastAsia="es-ES"/>
              </w:rPr>
              <w:t>Distribution</w:t>
            </w:r>
            <w:r>
              <w:rPr>
                <w:noProof/>
                <w:webHidden/>
              </w:rPr>
              <w:tab/>
            </w:r>
            <w:r>
              <w:rPr>
                <w:noProof/>
                <w:webHidden/>
              </w:rPr>
              <w:fldChar w:fldCharType="begin"/>
            </w:r>
            <w:r>
              <w:rPr>
                <w:noProof/>
                <w:webHidden/>
              </w:rPr>
              <w:instrText xml:space="preserve"> PAGEREF _Toc212142082 \h </w:instrText>
            </w:r>
            <w:r>
              <w:rPr>
                <w:noProof/>
                <w:webHidden/>
              </w:rPr>
            </w:r>
            <w:r>
              <w:rPr>
                <w:noProof/>
                <w:webHidden/>
              </w:rPr>
              <w:fldChar w:fldCharType="separate"/>
            </w:r>
            <w:r>
              <w:rPr>
                <w:noProof/>
                <w:webHidden/>
              </w:rPr>
              <w:t>2</w:t>
            </w:r>
            <w:r>
              <w:rPr>
                <w:noProof/>
                <w:webHidden/>
              </w:rPr>
              <w:fldChar w:fldCharType="end"/>
            </w:r>
          </w:hyperlink>
        </w:p>
        <w:p w14:paraId="78965E8D" w14:textId="7E209DAC" w:rsidR="00962758" w:rsidRDefault="00962758">
          <w:pPr>
            <w:pStyle w:val="TOC2"/>
            <w:rPr>
              <w:rFonts w:asciiTheme="minorHAnsi" w:eastAsiaTheme="minorEastAsia" w:hAnsiTheme="minorHAnsi" w:cstheme="minorBidi"/>
              <w:noProof/>
              <w:kern w:val="2"/>
              <w:sz w:val="24"/>
              <w:szCs w:val="24"/>
              <w14:ligatures w14:val="standardContextual"/>
            </w:rPr>
          </w:pPr>
          <w:hyperlink w:anchor="_Toc212142083" w:history="1">
            <w:r w:rsidRPr="00F60E9B">
              <w:rPr>
                <w:rStyle w:val="Hyperlink"/>
                <w:rFonts w:ascii="EYInterstate Light" w:hAnsi="EYInterstate Light"/>
                <w:b/>
                <w:noProof/>
                <w:lang w:eastAsia="es-ES"/>
              </w:rPr>
              <w:t>Approved By</w:t>
            </w:r>
            <w:r>
              <w:rPr>
                <w:noProof/>
                <w:webHidden/>
              </w:rPr>
              <w:tab/>
            </w:r>
            <w:r>
              <w:rPr>
                <w:noProof/>
                <w:webHidden/>
              </w:rPr>
              <w:fldChar w:fldCharType="begin"/>
            </w:r>
            <w:r>
              <w:rPr>
                <w:noProof/>
                <w:webHidden/>
              </w:rPr>
              <w:instrText xml:space="preserve"> PAGEREF _Toc212142083 \h </w:instrText>
            </w:r>
            <w:r>
              <w:rPr>
                <w:noProof/>
                <w:webHidden/>
              </w:rPr>
            </w:r>
            <w:r>
              <w:rPr>
                <w:noProof/>
                <w:webHidden/>
              </w:rPr>
              <w:fldChar w:fldCharType="separate"/>
            </w:r>
            <w:r>
              <w:rPr>
                <w:noProof/>
                <w:webHidden/>
              </w:rPr>
              <w:t>2</w:t>
            </w:r>
            <w:r>
              <w:rPr>
                <w:noProof/>
                <w:webHidden/>
              </w:rPr>
              <w:fldChar w:fldCharType="end"/>
            </w:r>
          </w:hyperlink>
        </w:p>
        <w:p w14:paraId="3BB63D76" w14:textId="760BDCCA" w:rsidR="00962758" w:rsidRDefault="00962758">
          <w:pPr>
            <w:pStyle w:val="TOC1"/>
            <w:rPr>
              <w:rFonts w:asciiTheme="minorHAnsi" w:eastAsiaTheme="minorEastAsia" w:hAnsiTheme="minorHAnsi" w:cstheme="minorBidi"/>
              <w:b w:val="0"/>
              <w:noProof/>
              <w:kern w:val="2"/>
              <w:sz w:val="24"/>
              <w:szCs w:val="24"/>
              <w14:ligatures w14:val="standardContextual"/>
            </w:rPr>
          </w:pPr>
          <w:hyperlink w:anchor="_Toc212142084" w:history="1">
            <w:r w:rsidRPr="00F60E9B">
              <w:rPr>
                <w:rStyle w:val="Hyperlink"/>
                <w:rFonts w:ascii="EYInterstate Light" w:hAnsi="EYInterstate Light"/>
                <w:noProof/>
              </w:rPr>
              <w:t>1.</w:t>
            </w:r>
            <w:r>
              <w:rPr>
                <w:rFonts w:asciiTheme="minorHAnsi" w:eastAsiaTheme="minorEastAsia" w:hAnsiTheme="minorHAnsi" w:cstheme="minorBidi"/>
                <w:b w:val="0"/>
                <w:noProof/>
                <w:kern w:val="2"/>
                <w:sz w:val="24"/>
                <w:szCs w:val="24"/>
                <w14:ligatures w14:val="standardContextual"/>
              </w:rPr>
              <w:tab/>
            </w:r>
            <w:r w:rsidRPr="00F60E9B">
              <w:rPr>
                <w:rStyle w:val="Hyperlink"/>
                <w:rFonts w:ascii="EYInterstate Light" w:hAnsi="EYInterstate Light"/>
                <w:noProof/>
              </w:rPr>
              <w:t>Functional Solution Overview</w:t>
            </w:r>
            <w:r>
              <w:rPr>
                <w:noProof/>
                <w:webHidden/>
              </w:rPr>
              <w:tab/>
            </w:r>
            <w:r>
              <w:rPr>
                <w:noProof/>
                <w:webHidden/>
              </w:rPr>
              <w:fldChar w:fldCharType="begin"/>
            </w:r>
            <w:r>
              <w:rPr>
                <w:noProof/>
                <w:webHidden/>
              </w:rPr>
              <w:instrText xml:space="preserve"> PAGEREF _Toc212142084 \h </w:instrText>
            </w:r>
            <w:r>
              <w:rPr>
                <w:noProof/>
                <w:webHidden/>
              </w:rPr>
            </w:r>
            <w:r>
              <w:rPr>
                <w:noProof/>
                <w:webHidden/>
              </w:rPr>
              <w:fldChar w:fldCharType="separate"/>
            </w:r>
            <w:r>
              <w:rPr>
                <w:noProof/>
                <w:webHidden/>
              </w:rPr>
              <w:t>5</w:t>
            </w:r>
            <w:r>
              <w:rPr>
                <w:noProof/>
                <w:webHidden/>
              </w:rPr>
              <w:fldChar w:fldCharType="end"/>
            </w:r>
          </w:hyperlink>
        </w:p>
        <w:p w14:paraId="5960A39E" w14:textId="7B453444" w:rsidR="00962758" w:rsidRDefault="00962758">
          <w:pPr>
            <w:pStyle w:val="TOC2"/>
            <w:rPr>
              <w:rFonts w:asciiTheme="minorHAnsi" w:eastAsiaTheme="minorEastAsia" w:hAnsiTheme="minorHAnsi" w:cstheme="minorBidi"/>
              <w:noProof/>
              <w:kern w:val="2"/>
              <w:sz w:val="24"/>
              <w:szCs w:val="24"/>
              <w14:ligatures w14:val="standardContextual"/>
            </w:rPr>
          </w:pPr>
          <w:hyperlink w:anchor="_Toc212142085" w:history="1">
            <w:r w:rsidRPr="00F60E9B">
              <w:rPr>
                <w:rStyle w:val="Hyperlink"/>
                <w:rFonts w:ascii="EYInterstate Light" w:hAnsi="EYInterstate Light"/>
                <w:noProof/>
              </w:rPr>
              <w:t>Design Overview</w:t>
            </w:r>
            <w:r>
              <w:rPr>
                <w:noProof/>
                <w:webHidden/>
              </w:rPr>
              <w:tab/>
            </w:r>
            <w:r>
              <w:rPr>
                <w:noProof/>
                <w:webHidden/>
              </w:rPr>
              <w:fldChar w:fldCharType="begin"/>
            </w:r>
            <w:r>
              <w:rPr>
                <w:noProof/>
                <w:webHidden/>
              </w:rPr>
              <w:instrText xml:space="preserve"> PAGEREF _Toc212142085 \h </w:instrText>
            </w:r>
            <w:r>
              <w:rPr>
                <w:noProof/>
                <w:webHidden/>
              </w:rPr>
            </w:r>
            <w:r>
              <w:rPr>
                <w:noProof/>
                <w:webHidden/>
              </w:rPr>
              <w:fldChar w:fldCharType="separate"/>
            </w:r>
            <w:r>
              <w:rPr>
                <w:noProof/>
                <w:webHidden/>
              </w:rPr>
              <w:t>5</w:t>
            </w:r>
            <w:r>
              <w:rPr>
                <w:noProof/>
                <w:webHidden/>
              </w:rPr>
              <w:fldChar w:fldCharType="end"/>
            </w:r>
          </w:hyperlink>
        </w:p>
        <w:p w14:paraId="6B71D6BD" w14:textId="11646F5F" w:rsidR="00962758" w:rsidRDefault="00962758">
          <w:pPr>
            <w:pStyle w:val="TOC2"/>
            <w:rPr>
              <w:rFonts w:asciiTheme="minorHAnsi" w:eastAsiaTheme="minorEastAsia" w:hAnsiTheme="minorHAnsi" w:cstheme="minorBidi"/>
              <w:noProof/>
              <w:kern w:val="2"/>
              <w:sz w:val="24"/>
              <w:szCs w:val="24"/>
              <w14:ligatures w14:val="standardContextual"/>
            </w:rPr>
          </w:pPr>
          <w:hyperlink w:anchor="_Toc212142086" w:history="1">
            <w:r w:rsidRPr="00F60E9B">
              <w:rPr>
                <w:rStyle w:val="Hyperlink"/>
                <w:rFonts w:ascii="EYInterstate Light" w:hAnsi="EYInterstate Light"/>
                <w:noProof/>
              </w:rPr>
              <w:t>Functional Triggers</w:t>
            </w:r>
            <w:r>
              <w:rPr>
                <w:noProof/>
                <w:webHidden/>
              </w:rPr>
              <w:tab/>
            </w:r>
            <w:r>
              <w:rPr>
                <w:noProof/>
                <w:webHidden/>
              </w:rPr>
              <w:fldChar w:fldCharType="begin"/>
            </w:r>
            <w:r>
              <w:rPr>
                <w:noProof/>
                <w:webHidden/>
              </w:rPr>
              <w:instrText xml:space="preserve"> PAGEREF _Toc212142086 \h </w:instrText>
            </w:r>
            <w:r>
              <w:rPr>
                <w:noProof/>
                <w:webHidden/>
              </w:rPr>
            </w:r>
            <w:r>
              <w:rPr>
                <w:noProof/>
                <w:webHidden/>
              </w:rPr>
              <w:fldChar w:fldCharType="separate"/>
            </w:r>
            <w:r>
              <w:rPr>
                <w:noProof/>
                <w:webHidden/>
              </w:rPr>
              <w:t>5</w:t>
            </w:r>
            <w:r>
              <w:rPr>
                <w:noProof/>
                <w:webHidden/>
              </w:rPr>
              <w:fldChar w:fldCharType="end"/>
            </w:r>
          </w:hyperlink>
        </w:p>
        <w:p w14:paraId="0947F18C" w14:textId="14C4B8BF" w:rsidR="00962758" w:rsidRDefault="00962758">
          <w:pPr>
            <w:pStyle w:val="TOC2"/>
            <w:rPr>
              <w:rFonts w:asciiTheme="minorHAnsi" w:eastAsiaTheme="minorEastAsia" w:hAnsiTheme="minorHAnsi" w:cstheme="minorBidi"/>
              <w:noProof/>
              <w:kern w:val="2"/>
              <w:sz w:val="24"/>
              <w:szCs w:val="24"/>
              <w14:ligatures w14:val="standardContextual"/>
            </w:rPr>
          </w:pPr>
          <w:hyperlink w:anchor="_Toc212142087" w:history="1">
            <w:r w:rsidRPr="00F60E9B">
              <w:rPr>
                <w:rStyle w:val="Hyperlink"/>
                <w:rFonts w:ascii="EYInterstate Light" w:hAnsi="EYInterstate Light"/>
                <w:noProof/>
              </w:rPr>
              <w:t>Assumptions</w:t>
            </w:r>
            <w:r>
              <w:rPr>
                <w:noProof/>
                <w:webHidden/>
              </w:rPr>
              <w:tab/>
            </w:r>
            <w:r>
              <w:rPr>
                <w:noProof/>
                <w:webHidden/>
              </w:rPr>
              <w:fldChar w:fldCharType="begin"/>
            </w:r>
            <w:r>
              <w:rPr>
                <w:noProof/>
                <w:webHidden/>
              </w:rPr>
              <w:instrText xml:space="preserve"> PAGEREF _Toc212142087 \h </w:instrText>
            </w:r>
            <w:r>
              <w:rPr>
                <w:noProof/>
                <w:webHidden/>
              </w:rPr>
            </w:r>
            <w:r>
              <w:rPr>
                <w:noProof/>
                <w:webHidden/>
              </w:rPr>
              <w:fldChar w:fldCharType="separate"/>
            </w:r>
            <w:r>
              <w:rPr>
                <w:noProof/>
                <w:webHidden/>
              </w:rPr>
              <w:t>5</w:t>
            </w:r>
            <w:r>
              <w:rPr>
                <w:noProof/>
                <w:webHidden/>
              </w:rPr>
              <w:fldChar w:fldCharType="end"/>
            </w:r>
          </w:hyperlink>
        </w:p>
        <w:p w14:paraId="280A3618" w14:textId="6DDA0FC2" w:rsidR="00962758" w:rsidRDefault="00962758">
          <w:pPr>
            <w:pStyle w:val="TOC1"/>
            <w:rPr>
              <w:rFonts w:asciiTheme="minorHAnsi" w:eastAsiaTheme="minorEastAsia" w:hAnsiTheme="minorHAnsi" w:cstheme="minorBidi"/>
              <w:b w:val="0"/>
              <w:noProof/>
              <w:kern w:val="2"/>
              <w:sz w:val="24"/>
              <w:szCs w:val="24"/>
              <w14:ligatures w14:val="standardContextual"/>
            </w:rPr>
          </w:pPr>
          <w:hyperlink w:anchor="_Toc212142088" w:history="1">
            <w:r w:rsidRPr="00F60E9B">
              <w:rPr>
                <w:rStyle w:val="Hyperlink"/>
                <w:rFonts w:ascii="EYInterstate Light" w:hAnsi="EYInterstate Light"/>
                <w:noProof/>
              </w:rPr>
              <w:t>2.</w:t>
            </w:r>
            <w:r>
              <w:rPr>
                <w:rFonts w:asciiTheme="minorHAnsi" w:eastAsiaTheme="minorEastAsia" w:hAnsiTheme="minorHAnsi" w:cstheme="minorBidi"/>
                <w:b w:val="0"/>
                <w:noProof/>
                <w:kern w:val="2"/>
                <w:sz w:val="24"/>
                <w:szCs w:val="24"/>
                <w14:ligatures w14:val="standardContextual"/>
              </w:rPr>
              <w:tab/>
            </w:r>
            <w:r w:rsidRPr="00F60E9B">
              <w:rPr>
                <w:rStyle w:val="Hyperlink"/>
                <w:rFonts w:ascii="EYInterstate Light" w:hAnsi="EYInterstate Light"/>
                <w:noProof/>
              </w:rPr>
              <w:t>Technical Solution</w:t>
            </w:r>
            <w:r>
              <w:rPr>
                <w:noProof/>
                <w:webHidden/>
              </w:rPr>
              <w:tab/>
            </w:r>
            <w:r>
              <w:rPr>
                <w:noProof/>
                <w:webHidden/>
              </w:rPr>
              <w:fldChar w:fldCharType="begin"/>
            </w:r>
            <w:r>
              <w:rPr>
                <w:noProof/>
                <w:webHidden/>
              </w:rPr>
              <w:instrText xml:space="preserve"> PAGEREF _Toc212142088 \h </w:instrText>
            </w:r>
            <w:r>
              <w:rPr>
                <w:noProof/>
                <w:webHidden/>
              </w:rPr>
            </w:r>
            <w:r>
              <w:rPr>
                <w:noProof/>
                <w:webHidden/>
              </w:rPr>
              <w:fldChar w:fldCharType="separate"/>
            </w:r>
            <w:r>
              <w:rPr>
                <w:noProof/>
                <w:webHidden/>
              </w:rPr>
              <w:t>6</w:t>
            </w:r>
            <w:r>
              <w:rPr>
                <w:noProof/>
                <w:webHidden/>
              </w:rPr>
              <w:fldChar w:fldCharType="end"/>
            </w:r>
          </w:hyperlink>
        </w:p>
        <w:p w14:paraId="2AC9ECF8" w14:textId="21930D84" w:rsidR="00962758" w:rsidRDefault="00962758">
          <w:pPr>
            <w:pStyle w:val="TOC2"/>
            <w:rPr>
              <w:rFonts w:asciiTheme="minorHAnsi" w:eastAsiaTheme="minorEastAsia" w:hAnsiTheme="minorHAnsi" w:cstheme="minorBidi"/>
              <w:noProof/>
              <w:kern w:val="2"/>
              <w:sz w:val="24"/>
              <w:szCs w:val="24"/>
              <w14:ligatures w14:val="standardContextual"/>
            </w:rPr>
          </w:pPr>
          <w:hyperlink w:anchor="_Toc212142089" w:history="1">
            <w:r w:rsidRPr="00F60E9B">
              <w:rPr>
                <w:rStyle w:val="Hyperlink"/>
                <w:rFonts w:ascii="EYInterstate Light" w:hAnsi="EYInterstate Light"/>
                <w:noProof/>
              </w:rPr>
              <w:t>CM065 Technical Design</w:t>
            </w:r>
            <w:r>
              <w:rPr>
                <w:noProof/>
                <w:webHidden/>
              </w:rPr>
              <w:tab/>
            </w:r>
            <w:r>
              <w:rPr>
                <w:noProof/>
                <w:webHidden/>
              </w:rPr>
              <w:fldChar w:fldCharType="begin"/>
            </w:r>
            <w:r>
              <w:rPr>
                <w:noProof/>
                <w:webHidden/>
              </w:rPr>
              <w:instrText xml:space="preserve"> PAGEREF _Toc212142089 \h </w:instrText>
            </w:r>
            <w:r>
              <w:rPr>
                <w:noProof/>
                <w:webHidden/>
              </w:rPr>
            </w:r>
            <w:r>
              <w:rPr>
                <w:noProof/>
                <w:webHidden/>
              </w:rPr>
              <w:fldChar w:fldCharType="separate"/>
            </w:r>
            <w:r>
              <w:rPr>
                <w:noProof/>
                <w:webHidden/>
              </w:rPr>
              <w:t>6</w:t>
            </w:r>
            <w:r>
              <w:rPr>
                <w:noProof/>
                <w:webHidden/>
              </w:rPr>
              <w:fldChar w:fldCharType="end"/>
            </w:r>
          </w:hyperlink>
        </w:p>
        <w:p w14:paraId="1F94AD0E" w14:textId="6ABB34CA" w:rsidR="00962758" w:rsidRDefault="0096275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2142090" w:history="1">
            <w:r w:rsidRPr="00F60E9B">
              <w:rPr>
                <w:rStyle w:val="Hyperlink"/>
                <w:noProof/>
              </w:rPr>
              <w:t>Component Overview</w:t>
            </w:r>
            <w:r>
              <w:rPr>
                <w:noProof/>
                <w:webHidden/>
              </w:rPr>
              <w:tab/>
            </w:r>
            <w:r>
              <w:rPr>
                <w:noProof/>
                <w:webHidden/>
              </w:rPr>
              <w:fldChar w:fldCharType="begin"/>
            </w:r>
            <w:r>
              <w:rPr>
                <w:noProof/>
                <w:webHidden/>
              </w:rPr>
              <w:instrText xml:space="preserve"> PAGEREF _Toc212142090 \h </w:instrText>
            </w:r>
            <w:r>
              <w:rPr>
                <w:noProof/>
                <w:webHidden/>
              </w:rPr>
            </w:r>
            <w:r>
              <w:rPr>
                <w:noProof/>
                <w:webHidden/>
              </w:rPr>
              <w:fldChar w:fldCharType="separate"/>
            </w:r>
            <w:r>
              <w:rPr>
                <w:noProof/>
                <w:webHidden/>
              </w:rPr>
              <w:t>6</w:t>
            </w:r>
            <w:r>
              <w:rPr>
                <w:noProof/>
                <w:webHidden/>
              </w:rPr>
              <w:fldChar w:fldCharType="end"/>
            </w:r>
          </w:hyperlink>
        </w:p>
        <w:p w14:paraId="25BFA617" w14:textId="34AA0EF7" w:rsidR="00962758" w:rsidRDefault="0096275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2142091" w:history="1">
            <w:r w:rsidRPr="00F60E9B">
              <w:rPr>
                <w:rStyle w:val="Hyperlink"/>
                <w:noProof/>
              </w:rPr>
              <w:t>Technical Triggers</w:t>
            </w:r>
            <w:r>
              <w:rPr>
                <w:noProof/>
                <w:webHidden/>
              </w:rPr>
              <w:tab/>
            </w:r>
            <w:r>
              <w:rPr>
                <w:noProof/>
                <w:webHidden/>
              </w:rPr>
              <w:fldChar w:fldCharType="begin"/>
            </w:r>
            <w:r>
              <w:rPr>
                <w:noProof/>
                <w:webHidden/>
              </w:rPr>
              <w:instrText xml:space="preserve"> PAGEREF _Toc212142091 \h </w:instrText>
            </w:r>
            <w:r>
              <w:rPr>
                <w:noProof/>
                <w:webHidden/>
              </w:rPr>
            </w:r>
            <w:r>
              <w:rPr>
                <w:noProof/>
                <w:webHidden/>
              </w:rPr>
              <w:fldChar w:fldCharType="separate"/>
            </w:r>
            <w:r>
              <w:rPr>
                <w:noProof/>
                <w:webHidden/>
              </w:rPr>
              <w:t>6</w:t>
            </w:r>
            <w:r>
              <w:rPr>
                <w:noProof/>
                <w:webHidden/>
              </w:rPr>
              <w:fldChar w:fldCharType="end"/>
            </w:r>
          </w:hyperlink>
        </w:p>
        <w:p w14:paraId="44537614" w14:textId="3BD78EFA" w:rsidR="00962758" w:rsidRDefault="0096275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2142092" w:history="1">
            <w:r w:rsidRPr="00F60E9B">
              <w:rPr>
                <w:rStyle w:val="Hyperlink"/>
                <w:noProof/>
              </w:rPr>
              <w:t>Approach</w:t>
            </w:r>
            <w:r>
              <w:rPr>
                <w:noProof/>
                <w:webHidden/>
              </w:rPr>
              <w:tab/>
            </w:r>
            <w:r>
              <w:rPr>
                <w:noProof/>
                <w:webHidden/>
              </w:rPr>
              <w:fldChar w:fldCharType="begin"/>
            </w:r>
            <w:r>
              <w:rPr>
                <w:noProof/>
                <w:webHidden/>
              </w:rPr>
              <w:instrText xml:space="preserve"> PAGEREF _Toc212142092 \h </w:instrText>
            </w:r>
            <w:r>
              <w:rPr>
                <w:noProof/>
                <w:webHidden/>
              </w:rPr>
            </w:r>
            <w:r>
              <w:rPr>
                <w:noProof/>
                <w:webHidden/>
              </w:rPr>
              <w:fldChar w:fldCharType="separate"/>
            </w:r>
            <w:r>
              <w:rPr>
                <w:noProof/>
                <w:webHidden/>
              </w:rPr>
              <w:t>6</w:t>
            </w:r>
            <w:r>
              <w:rPr>
                <w:noProof/>
                <w:webHidden/>
              </w:rPr>
              <w:fldChar w:fldCharType="end"/>
            </w:r>
          </w:hyperlink>
        </w:p>
        <w:p w14:paraId="50E5C02C" w14:textId="06CEEE28" w:rsidR="00962758" w:rsidRDefault="0096275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2142093" w:history="1">
            <w:r w:rsidRPr="00F60E9B">
              <w:rPr>
                <w:rStyle w:val="Hyperlink"/>
                <w:noProof/>
              </w:rPr>
              <w:t>Component Design</w:t>
            </w:r>
            <w:r>
              <w:rPr>
                <w:noProof/>
                <w:webHidden/>
              </w:rPr>
              <w:tab/>
            </w:r>
            <w:r>
              <w:rPr>
                <w:noProof/>
                <w:webHidden/>
              </w:rPr>
              <w:fldChar w:fldCharType="begin"/>
            </w:r>
            <w:r>
              <w:rPr>
                <w:noProof/>
                <w:webHidden/>
              </w:rPr>
              <w:instrText xml:space="preserve"> PAGEREF _Toc212142093 \h </w:instrText>
            </w:r>
            <w:r>
              <w:rPr>
                <w:noProof/>
                <w:webHidden/>
              </w:rPr>
            </w:r>
            <w:r>
              <w:rPr>
                <w:noProof/>
                <w:webHidden/>
              </w:rPr>
              <w:fldChar w:fldCharType="separate"/>
            </w:r>
            <w:r>
              <w:rPr>
                <w:noProof/>
                <w:webHidden/>
              </w:rPr>
              <w:t>6</w:t>
            </w:r>
            <w:r>
              <w:rPr>
                <w:noProof/>
                <w:webHidden/>
              </w:rPr>
              <w:fldChar w:fldCharType="end"/>
            </w:r>
          </w:hyperlink>
        </w:p>
        <w:p w14:paraId="190A28D6" w14:textId="66E8AC9B" w:rsidR="00962758" w:rsidRDefault="0096275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2142094" w:history="1">
            <w:r w:rsidRPr="00F60E9B">
              <w:rPr>
                <w:rStyle w:val="Hyperlink"/>
                <w:noProof/>
              </w:rPr>
              <w:t>CCS Exception Handling and Notification</w:t>
            </w:r>
            <w:r>
              <w:rPr>
                <w:noProof/>
                <w:webHidden/>
              </w:rPr>
              <w:tab/>
            </w:r>
            <w:r>
              <w:rPr>
                <w:noProof/>
                <w:webHidden/>
              </w:rPr>
              <w:fldChar w:fldCharType="begin"/>
            </w:r>
            <w:r>
              <w:rPr>
                <w:noProof/>
                <w:webHidden/>
              </w:rPr>
              <w:instrText xml:space="preserve"> PAGEREF _Toc212142094 \h </w:instrText>
            </w:r>
            <w:r>
              <w:rPr>
                <w:noProof/>
                <w:webHidden/>
              </w:rPr>
            </w:r>
            <w:r>
              <w:rPr>
                <w:noProof/>
                <w:webHidden/>
              </w:rPr>
              <w:fldChar w:fldCharType="separate"/>
            </w:r>
            <w:r>
              <w:rPr>
                <w:noProof/>
                <w:webHidden/>
              </w:rPr>
              <w:t>7</w:t>
            </w:r>
            <w:r>
              <w:rPr>
                <w:noProof/>
                <w:webHidden/>
              </w:rPr>
              <w:fldChar w:fldCharType="end"/>
            </w:r>
          </w:hyperlink>
        </w:p>
        <w:p w14:paraId="35CD4CD8" w14:textId="3AA589E8" w:rsidR="00962758" w:rsidRDefault="0096275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2142095" w:history="1">
            <w:r w:rsidRPr="00F60E9B">
              <w:rPr>
                <w:rStyle w:val="Hyperlink"/>
                <w:noProof/>
              </w:rPr>
              <w:t>Messages</w:t>
            </w:r>
            <w:r>
              <w:rPr>
                <w:noProof/>
                <w:webHidden/>
              </w:rPr>
              <w:tab/>
            </w:r>
            <w:r>
              <w:rPr>
                <w:noProof/>
                <w:webHidden/>
              </w:rPr>
              <w:fldChar w:fldCharType="begin"/>
            </w:r>
            <w:r>
              <w:rPr>
                <w:noProof/>
                <w:webHidden/>
              </w:rPr>
              <w:instrText xml:space="preserve"> PAGEREF _Toc212142095 \h </w:instrText>
            </w:r>
            <w:r>
              <w:rPr>
                <w:noProof/>
                <w:webHidden/>
              </w:rPr>
            </w:r>
            <w:r>
              <w:rPr>
                <w:noProof/>
                <w:webHidden/>
              </w:rPr>
              <w:fldChar w:fldCharType="separate"/>
            </w:r>
            <w:r>
              <w:rPr>
                <w:noProof/>
                <w:webHidden/>
              </w:rPr>
              <w:t>7</w:t>
            </w:r>
            <w:r>
              <w:rPr>
                <w:noProof/>
                <w:webHidden/>
              </w:rPr>
              <w:fldChar w:fldCharType="end"/>
            </w:r>
          </w:hyperlink>
        </w:p>
        <w:p w14:paraId="2009CFAA" w14:textId="0628EB5A" w:rsidR="00962758" w:rsidRDefault="0096275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2142096" w:history="1">
            <w:r w:rsidRPr="00F60E9B">
              <w:rPr>
                <w:rStyle w:val="Hyperlink"/>
                <w:noProof/>
              </w:rPr>
              <w:t>Test Scenarios</w:t>
            </w:r>
            <w:r>
              <w:rPr>
                <w:noProof/>
                <w:webHidden/>
              </w:rPr>
              <w:tab/>
            </w:r>
            <w:r>
              <w:rPr>
                <w:noProof/>
                <w:webHidden/>
              </w:rPr>
              <w:fldChar w:fldCharType="begin"/>
            </w:r>
            <w:r>
              <w:rPr>
                <w:noProof/>
                <w:webHidden/>
              </w:rPr>
              <w:instrText xml:space="preserve"> PAGEREF _Toc212142096 \h </w:instrText>
            </w:r>
            <w:r>
              <w:rPr>
                <w:noProof/>
                <w:webHidden/>
              </w:rPr>
            </w:r>
            <w:r>
              <w:rPr>
                <w:noProof/>
                <w:webHidden/>
              </w:rPr>
              <w:fldChar w:fldCharType="separate"/>
            </w:r>
            <w:r>
              <w:rPr>
                <w:noProof/>
                <w:webHidden/>
              </w:rPr>
              <w:t>7</w:t>
            </w:r>
            <w:r>
              <w:rPr>
                <w:noProof/>
                <w:webHidden/>
              </w:rPr>
              <w:fldChar w:fldCharType="end"/>
            </w:r>
          </w:hyperlink>
        </w:p>
        <w:p w14:paraId="33707464" w14:textId="36706701" w:rsidR="00962758" w:rsidRDefault="00962758">
          <w:pPr>
            <w:pStyle w:val="TOC1"/>
            <w:rPr>
              <w:rFonts w:asciiTheme="minorHAnsi" w:eastAsiaTheme="minorEastAsia" w:hAnsiTheme="minorHAnsi" w:cstheme="minorBidi"/>
              <w:b w:val="0"/>
              <w:noProof/>
              <w:kern w:val="2"/>
              <w:sz w:val="24"/>
              <w:szCs w:val="24"/>
              <w14:ligatures w14:val="standardContextual"/>
            </w:rPr>
          </w:pPr>
          <w:hyperlink w:anchor="_Toc212142097" w:history="1">
            <w:r w:rsidRPr="00F60E9B">
              <w:rPr>
                <w:rStyle w:val="Hyperlink"/>
                <w:rFonts w:ascii="EYInterstate Light" w:hAnsi="EYInterstate Light"/>
                <w:noProof/>
              </w:rPr>
              <w:t>3.</w:t>
            </w:r>
            <w:r>
              <w:rPr>
                <w:rFonts w:asciiTheme="minorHAnsi" w:eastAsiaTheme="minorEastAsia" w:hAnsiTheme="minorHAnsi" w:cstheme="minorBidi"/>
                <w:b w:val="0"/>
                <w:noProof/>
                <w:kern w:val="2"/>
                <w:sz w:val="24"/>
                <w:szCs w:val="24"/>
                <w14:ligatures w14:val="standardContextual"/>
              </w:rPr>
              <w:tab/>
            </w:r>
            <w:r w:rsidRPr="00F60E9B">
              <w:rPr>
                <w:rStyle w:val="Hyperlink"/>
                <w:rFonts w:ascii="EYInterstate Light" w:hAnsi="EYInterstate Light"/>
                <w:noProof/>
              </w:rPr>
              <w:t>Migration</w:t>
            </w:r>
            <w:r>
              <w:rPr>
                <w:noProof/>
                <w:webHidden/>
              </w:rPr>
              <w:tab/>
            </w:r>
            <w:r>
              <w:rPr>
                <w:noProof/>
                <w:webHidden/>
              </w:rPr>
              <w:fldChar w:fldCharType="begin"/>
            </w:r>
            <w:r>
              <w:rPr>
                <w:noProof/>
                <w:webHidden/>
              </w:rPr>
              <w:instrText xml:space="preserve"> PAGEREF _Toc212142097 \h </w:instrText>
            </w:r>
            <w:r>
              <w:rPr>
                <w:noProof/>
                <w:webHidden/>
              </w:rPr>
            </w:r>
            <w:r>
              <w:rPr>
                <w:noProof/>
                <w:webHidden/>
              </w:rPr>
              <w:fldChar w:fldCharType="separate"/>
            </w:r>
            <w:r>
              <w:rPr>
                <w:noProof/>
                <w:webHidden/>
              </w:rPr>
              <w:t>8</w:t>
            </w:r>
            <w:r>
              <w:rPr>
                <w:noProof/>
                <w:webHidden/>
              </w:rPr>
              <w:fldChar w:fldCharType="end"/>
            </w:r>
          </w:hyperlink>
        </w:p>
        <w:p w14:paraId="7C2DECAD" w14:textId="6DB816FA" w:rsidR="00962758" w:rsidRDefault="00962758">
          <w:pPr>
            <w:pStyle w:val="TOC2"/>
            <w:rPr>
              <w:rFonts w:asciiTheme="minorHAnsi" w:eastAsiaTheme="minorEastAsia" w:hAnsiTheme="minorHAnsi" w:cstheme="minorBidi"/>
              <w:noProof/>
              <w:kern w:val="2"/>
              <w:sz w:val="24"/>
              <w:szCs w:val="24"/>
              <w14:ligatures w14:val="standardContextual"/>
            </w:rPr>
          </w:pPr>
          <w:hyperlink w:anchor="_Toc212142098" w:history="1">
            <w:r w:rsidRPr="00F60E9B">
              <w:rPr>
                <w:rStyle w:val="Hyperlink"/>
                <w:rFonts w:ascii="EYInterstate Light" w:hAnsi="EYInterstate Light"/>
                <w:noProof/>
              </w:rPr>
              <w:t>Migratable Components</w:t>
            </w:r>
            <w:r>
              <w:rPr>
                <w:noProof/>
                <w:webHidden/>
              </w:rPr>
              <w:tab/>
            </w:r>
            <w:r>
              <w:rPr>
                <w:noProof/>
                <w:webHidden/>
              </w:rPr>
              <w:fldChar w:fldCharType="begin"/>
            </w:r>
            <w:r>
              <w:rPr>
                <w:noProof/>
                <w:webHidden/>
              </w:rPr>
              <w:instrText xml:space="preserve"> PAGEREF _Toc212142098 \h </w:instrText>
            </w:r>
            <w:r>
              <w:rPr>
                <w:noProof/>
                <w:webHidden/>
              </w:rPr>
            </w:r>
            <w:r>
              <w:rPr>
                <w:noProof/>
                <w:webHidden/>
              </w:rPr>
              <w:fldChar w:fldCharType="separate"/>
            </w:r>
            <w:r>
              <w:rPr>
                <w:noProof/>
                <w:webHidden/>
              </w:rPr>
              <w:t>8</w:t>
            </w:r>
            <w:r>
              <w:rPr>
                <w:noProof/>
                <w:webHidden/>
              </w:rPr>
              <w:fldChar w:fldCharType="end"/>
            </w:r>
          </w:hyperlink>
        </w:p>
        <w:p w14:paraId="08DDAC93" w14:textId="707588B4" w:rsidR="00962758" w:rsidRDefault="00962758">
          <w:pPr>
            <w:pStyle w:val="TOC2"/>
            <w:rPr>
              <w:rFonts w:asciiTheme="minorHAnsi" w:eastAsiaTheme="minorEastAsia" w:hAnsiTheme="minorHAnsi" w:cstheme="minorBidi"/>
              <w:noProof/>
              <w:kern w:val="2"/>
              <w:sz w:val="24"/>
              <w:szCs w:val="24"/>
              <w14:ligatures w14:val="standardContextual"/>
            </w:rPr>
          </w:pPr>
          <w:hyperlink w:anchor="_Toc212142099" w:history="1">
            <w:r w:rsidRPr="00F60E9B">
              <w:rPr>
                <w:rStyle w:val="Hyperlink"/>
                <w:rFonts w:ascii="EYInterstate Light" w:hAnsi="EYInterstate Light"/>
                <w:noProof/>
              </w:rPr>
              <w:t>Configuration Migration Assistant Details</w:t>
            </w:r>
            <w:r>
              <w:rPr>
                <w:noProof/>
                <w:webHidden/>
              </w:rPr>
              <w:tab/>
            </w:r>
            <w:r>
              <w:rPr>
                <w:noProof/>
                <w:webHidden/>
              </w:rPr>
              <w:fldChar w:fldCharType="begin"/>
            </w:r>
            <w:r>
              <w:rPr>
                <w:noProof/>
                <w:webHidden/>
              </w:rPr>
              <w:instrText xml:space="preserve"> PAGEREF _Toc212142099 \h </w:instrText>
            </w:r>
            <w:r>
              <w:rPr>
                <w:noProof/>
                <w:webHidden/>
              </w:rPr>
            </w:r>
            <w:r>
              <w:rPr>
                <w:noProof/>
                <w:webHidden/>
              </w:rPr>
              <w:fldChar w:fldCharType="separate"/>
            </w:r>
            <w:r>
              <w:rPr>
                <w:noProof/>
                <w:webHidden/>
              </w:rPr>
              <w:t>8</w:t>
            </w:r>
            <w:r>
              <w:rPr>
                <w:noProof/>
                <w:webHidden/>
              </w:rPr>
              <w:fldChar w:fldCharType="end"/>
            </w:r>
          </w:hyperlink>
        </w:p>
        <w:p w14:paraId="3B324377" w14:textId="6D2465DE" w:rsidR="00962758" w:rsidRDefault="00962758">
          <w:pPr>
            <w:pStyle w:val="TOC2"/>
            <w:rPr>
              <w:rFonts w:asciiTheme="minorHAnsi" w:eastAsiaTheme="minorEastAsia" w:hAnsiTheme="minorHAnsi" w:cstheme="minorBidi"/>
              <w:noProof/>
              <w:kern w:val="2"/>
              <w:sz w:val="24"/>
              <w:szCs w:val="24"/>
              <w14:ligatures w14:val="standardContextual"/>
            </w:rPr>
          </w:pPr>
          <w:hyperlink w:anchor="_Toc212142100" w:history="1">
            <w:r w:rsidRPr="00F60E9B">
              <w:rPr>
                <w:rStyle w:val="Hyperlink"/>
                <w:rFonts w:ascii="EYInterstate Light" w:hAnsi="EYInterstate Light"/>
                <w:noProof/>
              </w:rPr>
              <w:t>Migration Considerations</w:t>
            </w:r>
            <w:r>
              <w:rPr>
                <w:noProof/>
                <w:webHidden/>
              </w:rPr>
              <w:tab/>
            </w:r>
            <w:r>
              <w:rPr>
                <w:noProof/>
                <w:webHidden/>
              </w:rPr>
              <w:fldChar w:fldCharType="begin"/>
            </w:r>
            <w:r>
              <w:rPr>
                <w:noProof/>
                <w:webHidden/>
              </w:rPr>
              <w:instrText xml:space="preserve"> PAGEREF _Toc212142100 \h </w:instrText>
            </w:r>
            <w:r>
              <w:rPr>
                <w:noProof/>
                <w:webHidden/>
              </w:rPr>
            </w:r>
            <w:r>
              <w:rPr>
                <w:noProof/>
                <w:webHidden/>
              </w:rPr>
              <w:fldChar w:fldCharType="separate"/>
            </w:r>
            <w:r>
              <w:rPr>
                <w:noProof/>
                <w:webHidden/>
              </w:rPr>
              <w:t>8</w:t>
            </w:r>
            <w:r>
              <w:rPr>
                <w:noProof/>
                <w:webHidden/>
              </w:rPr>
              <w:fldChar w:fldCharType="end"/>
            </w:r>
          </w:hyperlink>
        </w:p>
        <w:p w14:paraId="125311B0" w14:textId="434FA87E" w:rsidR="00962758" w:rsidRDefault="00962758">
          <w:pPr>
            <w:pStyle w:val="TOC1"/>
            <w:rPr>
              <w:rFonts w:asciiTheme="minorHAnsi" w:eastAsiaTheme="minorEastAsia" w:hAnsiTheme="minorHAnsi" w:cstheme="minorBidi"/>
              <w:b w:val="0"/>
              <w:noProof/>
              <w:kern w:val="2"/>
              <w:sz w:val="24"/>
              <w:szCs w:val="24"/>
              <w14:ligatures w14:val="standardContextual"/>
            </w:rPr>
          </w:pPr>
          <w:hyperlink w:anchor="_Toc212142101" w:history="1">
            <w:r w:rsidRPr="00F60E9B">
              <w:rPr>
                <w:rStyle w:val="Hyperlink"/>
                <w:rFonts w:ascii="EYInterstate Light" w:hAnsi="EYInterstate Light" w:cstheme="minorHAnsi"/>
                <w:noProof/>
              </w:rPr>
              <w:t>4.</w:t>
            </w:r>
            <w:r>
              <w:rPr>
                <w:rFonts w:asciiTheme="minorHAnsi" w:eastAsiaTheme="minorEastAsia" w:hAnsiTheme="minorHAnsi" w:cstheme="minorBidi"/>
                <w:b w:val="0"/>
                <w:noProof/>
                <w:kern w:val="2"/>
                <w:sz w:val="24"/>
                <w:szCs w:val="24"/>
                <w14:ligatures w14:val="standardContextual"/>
              </w:rPr>
              <w:tab/>
            </w:r>
            <w:r w:rsidRPr="00F60E9B">
              <w:rPr>
                <w:rStyle w:val="Hyperlink"/>
                <w:rFonts w:ascii="EYInterstate Light" w:hAnsi="EYInterstate Light" w:cstheme="minorHAnsi"/>
                <w:noProof/>
              </w:rPr>
              <w:t>Component Details</w:t>
            </w:r>
            <w:r>
              <w:rPr>
                <w:noProof/>
                <w:webHidden/>
              </w:rPr>
              <w:tab/>
            </w:r>
            <w:r>
              <w:rPr>
                <w:noProof/>
                <w:webHidden/>
              </w:rPr>
              <w:fldChar w:fldCharType="begin"/>
            </w:r>
            <w:r>
              <w:rPr>
                <w:noProof/>
                <w:webHidden/>
              </w:rPr>
              <w:instrText xml:space="preserve"> PAGEREF _Toc212142101 \h </w:instrText>
            </w:r>
            <w:r>
              <w:rPr>
                <w:noProof/>
                <w:webHidden/>
              </w:rPr>
            </w:r>
            <w:r>
              <w:rPr>
                <w:noProof/>
                <w:webHidden/>
              </w:rPr>
              <w:fldChar w:fldCharType="separate"/>
            </w:r>
            <w:r>
              <w:rPr>
                <w:noProof/>
                <w:webHidden/>
              </w:rPr>
              <w:t>9</w:t>
            </w:r>
            <w:r>
              <w:rPr>
                <w:noProof/>
                <w:webHidden/>
              </w:rPr>
              <w:fldChar w:fldCharType="end"/>
            </w:r>
          </w:hyperlink>
        </w:p>
        <w:p w14:paraId="17DA3E2B" w14:textId="2C4DCC37" w:rsidR="00962758" w:rsidRDefault="00962758">
          <w:pPr>
            <w:pStyle w:val="TOC2"/>
            <w:rPr>
              <w:rFonts w:asciiTheme="minorHAnsi" w:eastAsiaTheme="minorEastAsia" w:hAnsiTheme="minorHAnsi" w:cstheme="minorBidi"/>
              <w:noProof/>
              <w:kern w:val="2"/>
              <w:sz w:val="24"/>
              <w:szCs w:val="24"/>
              <w14:ligatures w14:val="standardContextual"/>
            </w:rPr>
          </w:pPr>
          <w:hyperlink w:anchor="_Toc212142102" w:history="1">
            <w:r w:rsidRPr="00F60E9B">
              <w:rPr>
                <w:rStyle w:val="Hyperlink"/>
                <w:rFonts w:ascii="EYInterstate Light" w:hAnsi="EYInterstate Light"/>
                <w:noProof/>
              </w:rPr>
              <w:t>Configuration Tools</w:t>
            </w:r>
            <w:r>
              <w:rPr>
                <w:noProof/>
                <w:webHidden/>
              </w:rPr>
              <w:tab/>
            </w:r>
            <w:r>
              <w:rPr>
                <w:noProof/>
                <w:webHidden/>
              </w:rPr>
              <w:fldChar w:fldCharType="begin"/>
            </w:r>
            <w:r>
              <w:rPr>
                <w:noProof/>
                <w:webHidden/>
              </w:rPr>
              <w:instrText xml:space="preserve"> PAGEREF _Toc212142102 \h </w:instrText>
            </w:r>
            <w:r>
              <w:rPr>
                <w:noProof/>
                <w:webHidden/>
              </w:rPr>
            </w:r>
            <w:r>
              <w:rPr>
                <w:noProof/>
                <w:webHidden/>
              </w:rPr>
              <w:fldChar w:fldCharType="separate"/>
            </w:r>
            <w:r>
              <w:rPr>
                <w:noProof/>
                <w:webHidden/>
              </w:rPr>
              <w:t>9</w:t>
            </w:r>
            <w:r>
              <w:rPr>
                <w:noProof/>
                <w:webHidden/>
              </w:rPr>
              <w:fldChar w:fldCharType="end"/>
            </w:r>
          </w:hyperlink>
        </w:p>
        <w:p w14:paraId="2A8FB810" w14:textId="00722B25" w:rsidR="00962758" w:rsidRDefault="0096275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2142103" w:history="1">
            <w:r w:rsidRPr="00F60E9B">
              <w:rPr>
                <w:rStyle w:val="Hyperlink"/>
                <w:noProof/>
              </w:rPr>
              <w:t>CM_GetCurBal – Service Script (New)</w:t>
            </w:r>
            <w:r>
              <w:rPr>
                <w:noProof/>
                <w:webHidden/>
              </w:rPr>
              <w:tab/>
            </w:r>
            <w:r>
              <w:rPr>
                <w:noProof/>
                <w:webHidden/>
              </w:rPr>
              <w:fldChar w:fldCharType="begin"/>
            </w:r>
            <w:r>
              <w:rPr>
                <w:noProof/>
                <w:webHidden/>
              </w:rPr>
              <w:instrText xml:space="preserve"> PAGEREF _Toc212142103 \h </w:instrText>
            </w:r>
            <w:r>
              <w:rPr>
                <w:noProof/>
                <w:webHidden/>
              </w:rPr>
            </w:r>
            <w:r>
              <w:rPr>
                <w:noProof/>
                <w:webHidden/>
              </w:rPr>
              <w:fldChar w:fldCharType="separate"/>
            </w:r>
            <w:r>
              <w:rPr>
                <w:noProof/>
                <w:webHidden/>
              </w:rPr>
              <w:t>9</w:t>
            </w:r>
            <w:r>
              <w:rPr>
                <w:noProof/>
                <w:webHidden/>
              </w:rPr>
              <w:fldChar w:fldCharType="end"/>
            </w:r>
          </w:hyperlink>
        </w:p>
        <w:p w14:paraId="6694F961" w14:textId="5F4A67D3" w:rsidR="00962758" w:rsidRDefault="00962758">
          <w:pPr>
            <w:pStyle w:val="TOC2"/>
            <w:rPr>
              <w:rFonts w:asciiTheme="minorHAnsi" w:eastAsiaTheme="minorEastAsia" w:hAnsiTheme="minorHAnsi" w:cstheme="minorBidi"/>
              <w:noProof/>
              <w:kern w:val="2"/>
              <w:sz w:val="24"/>
              <w:szCs w:val="24"/>
              <w14:ligatures w14:val="standardContextual"/>
            </w:rPr>
          </w:pPr>
          <w:hyperlink w:anchor="_Toc212142104" w:history="1">
            <w:r w:rsidRPr="00F60E9B">
              <w:rPr>
                <w:rStyle w:val="Hyperlink"/>
                <w:rFonts w:ascii="EYInterstate Light" w:hAnsi="EYInterstate Light"/>
                <w:noProof/>
              </w:rPr>
              <w:t>Feature Configuration</w:t>
            </w:r>
            <w:r>
              <w:rPr>
                <w:noProof/>
                <w:webHidden/>
              </w:rPr>
              <w:tab/>
            </w:r>
            <w:r>
              <w:rPr>
                <w:noProof/>
                <w:webHidden/>
              </w:rPr>
              <w:fldChar w:fldCharType="begin"/>
            </w:r>
            <w:r>
              <w:rPr>
                <w:noProof/>
                <w:webHidden/>
              </w:rPr>
              <w:instrText xml:space="preserve"> PAGEREF _Toc212142104 \h </w:instrText>
            </w:r>
            <w:r>
              <w:rPr>
                <w:noProof/>
                <w:webHidden/>
              </w:rPr>
            </w:r>
            <w:r>
              <w:rPr>
                <w:noProof/>
                <w:webHidden/>
              </w:rPr>
              <w:fldChar w:fldCharType="separate"/>
            </w:r>
            <w:r>
              <w:rPr>
                <w:noProof/>
                <w:webHidden/>
              </w:rPr>
              <w:t>16</w:t>
            </w:r>
            <w:r>
              <w:rPr>
                <w:noProof/>
                <w:webHidden/>
              </w:rPr>
              <w:fldChar w:fldCharType="end"/>
            </w:r>
          </w:hyperlink>
        </w:p>
        <w:p w14:paraId="7C2FE796" w14:textId="3127B56C" w:rsidR="00962758" w:rsidRDefault="0096275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2142105" w:history="1">
            <w:r w:rsidRPr="00F60E9B">
              <w:rPr>
                <w:rStyle w:val="Hyperlink"/>
                <w:noProof/>
              </w:rPr>
              <w:t>CM-ICFEAT - Invoice Cloud Feature Options (Existing)</w:t>
            </w:r>
            <w:r>
              <w:rPr>
                <w:noProof/>
                <w:webHidden/>
              </w:rPr>
              <w:tab/>
            </w:r>
            <w:r>
              <w:rPr>
                <w:noProof/>
                <w:webHidden/>
              </w:rPr>
              <w:fldChar w:fldCharType="begin"/>
            </w:r>
            <w:r>
              <w:rPr>
                <w:noProof/>
                <w:webHidden/>
              </w:rPr>
              <w:instrText xml:space="preserve"> PAGEREF _Toc212142105 \h </w:instrText>
            </w:r>
            <w:r>
              <w:rPr>
                <w:noProof/>
                <w:webHidden/>
              </w:rPr>
            </w:r>
            <w:r>
              <w:rPr>
                <w:noProof/>
                <w:webHidden/>
              </w:rPr>
              <w:fldChar w:fldCharType="separate"/>
            </w:r>
            <w:r>
              <w:rPr>
                <w:noProof/>
                <w:webHidden/>
              </w:rPr>
              <w:t>16</w:t>
            </w:r>
            <w:r>
              <w:rPr>
                <w:noProof/>
                <w:webHidden/>
              </w:rPr>
              <w:fldChar w:fldCharType="end"/>
            </w:r>
          </w:hyperlink>
        </w:p>
        <w:p w14:paraId="54D44E2B" w14:textId="376F9032" w:rsidR="00962758" w:rsidRDefault="00962758">
          <w:pPr>
            <w:pStyle w:val="TOC2"/>
            <w:rPr>
              <w:rFonts w:asciiTheme="minorHAnsi" w:eastAsiaTheme="minorEastAsia" w:hAnsiTheme="minorHAnsi" w:cstheme="minorBidi"/>
              <w:noProof/>
              <w:kern w:val="2"/>
              <w:sz w:val="24"/>
              <w:szCs w:val="24"/>
              <w14:ligatures w14:val="standardContextual"/>
            </w:rPr>
          </w:pPr>
          <w:hyperlink w:anchor="_Toc212142106" w:history="1">
            <w:r w:rsidRPr="00F60E9B">
              <w:rPr>
                <w:rStyle w:val="Hyperlink"/>
                <w:rFonts w:ascii="EYInterstate Light" w:hAnsi="EYInterstate Light"/>
                <w:noProof/>
              </w:rPr>
              <w:t>Groovy/Java Routines</w:t>
            </w:r>
            <w:r>
              <w:rPr>
                <w:noProof/>
                <w:webHidden/>
              </w:rPr>
              <w:tab/>
            </w:r>
            <w:r>
              <w:rPr>
                <w:noProof/>
                <w:webHidden/>
              </w:rPr>
              <w:fldChar w:fldCharType="begin"/>
            </w:r>
            <w:r>
              <w:rPr>
                <w:noProof/>
                <w:webHidden/>
              </w:rPr>
              <w:instrText xml:space="preserve"> PAGEREF _Toc212142106 \h </w:instrText>
            </w:r>
            <w:r>
              <w:rPr>
                <w:noProof/>
                <w:webHidden/>
              </w:rPr>
            </w:r>
            <w:r>
              <w:rPr>
                <w:noProof/>
                <w:webHidden/>
              </w:rPr>
              <w:fldChar w:fldCharType="separate"/>
            </w:r>
            <w:r>
              <w:rPr>
                <w:noProof/>
                <w:webHidden/>
              </w:rPr>
              <w:t>16</w:t>
            </w:r>
            <w:r>
              <w:rPr>
                <w:noProof/>
                <w:webHidden/>
              </w:rPr>
              <w:fldChar w:fldCharType="end"/>
            </w:r>
          </w:hyperlink>
        </w:p>
        <w:p w14:paraId="6FC79804" w14:textId="4A63404B" w:rsidR="00962758" w:rsidRDefault="0096275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2142107" w:history="1">
            <w:r w:rsidRPr="00F60E9B">
              <w:rPr>
                <w:rStyle w:val="Hyperlink"/>
                <w:noProof/>
              </w:rPr>
              <w:t xml:space="preserve">CM_MailUtil – Mail Send Utility </w:t>
            </w:r>
            <w:r w:rsidRPr="00F60E9B">
              <w:rPr>
                <w:rStyle w:val="Hyperlink"/>
                <w:noProof/>
              </w:rPr>
              <w:fldChar w:fldCharType="begin"/>
            </w:r>
            <w:r w:rsidRPr="00F60E9B">
              <w:rPr>
                <w:rStyle w:val="Hyperlink"/>
                <w:noProof/>
              </w:rPr>
              <w:instrText xml:space="preserve"> MACROBUTTON NoMacro (New)</w:instrText>
            </w:r>
            <w:r w:rsidRPr="00F60E9B">
              <w:rPr>
                <w:rStyle w:val="Hyperlink"/>
                <w:noProof/>
              </w:rPr>
              <w:fldChar w:fldCharType="end"/>
            </w:r>
            <w:r>
              <w:rPr>
                <w:noProof/>
                <w:webHidden/>
              </w:rPr>
              <w:tab/>
            </w:r>
            <w:r>
              <w:rPr>
                <w:noProof/>
                <w:webHidden/>
              </w:rPr>
              <w:fldChar w:fldCharType="begin"/>
            </w:r>
            <w:r>
              <w:rPr>
                <w:noProof/>
                <w:webHidden/>
              </w:rPr>
              <w:instrText xml:space="preserve"> PAGEREF _Toc212142107 \h </w:instrText>
            </w:r>
            <w:r>
              <w:rPr>
                <w:noProof/>
                <w:webHidden/>
              </w:rPr>
            </w:r>
            <w:r>
              <w:rPr>
                <w:noProof/>
                <w:webHidden/>
              </w:rPr>
              <w:fldChar w:fldCharType="separate"/>
            </w:r>
            <w:r>
              <w:rPr>
                <w:noProof/>
                <w:webHidden/>
              </w:rPr>
              <w:t>16</w:t>
            </w:r>
            <w:r>
              <w:rPr>
                <w:noProof/>
                <w:webHidden/>
              </w:rPr>
              <w:fldChar w:fldCharType="end"/>
            </w:r>
          </w:hyperlink>
        </w:p>
        <w:p w14:paraId="571FCDD5" w14:textId="7592AB36" w:rsidR="00962758" w:rsidRDefault="0096275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2142108" w:history="1">
            <w:r w:rsidRPr="00F60E9B">
              <w:rPr>
                <w:rStyle w:val="Hyperlink"/>
                <w:noProof/>
              </w:rPr>
              <w:t>Input/Output Definition</w:t>
            </w:r>
            <w:r>
              <w:rPr>
                <w:noProof/>
                <w:webHidden/>
              </w:rPr>
              <w:tab/>
            </w:r>
            <w:r>
              <w:rPr>
                <w:noProof/>
                <w:webHidden/>
              </w:rPr>
              <w:fldChar w:fldCharType="begin"/>
            </w:r>
            <w:r>
              <w:rPr>
                <w:noProof/>
                <w:webHidden/>
              </w:rPr>
              <w:instrText xml:space="preserve"> PAGEREF _Toc212142108 \h </w:instrText>
            </w:r>
            <w:r>
              <w:rPr>
                <w:noProof/>
                <w:webHidden/>
              </w:rPr>
            </w:r>
            <w:r>
              <w:rPr>
                <w:noProof/>
                <w:webHidden/>
              </w:rPr>
              <w:fldChar w:fldCharType="separate"/>
            </w:r>
            <w:r>
              <w:rPr>
                <w:noProof/>
                <w:webHidden/>
              </w:rPr>
              <w:t>16</w:t>
            </w:r>
            <w:r>
              <w:rPr>
                <w:noProof/>
                <w:webHidden/>
              </w:rPr>
              <w:fldChar w:fldCharType="end"/>
            </w:r>
          </w:hyperlink>
        </w:p>
        <w:p w14:paraId="7A28524C" w14:textId="3F98B431" w:rsidR="00962758" w:rsidRDefault="0096275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2142109" w:history="1">
            <w:r w:rsidRPr="00F60E9B">
              <w:rPr>
                <w:rStyle w:val="Hyperlink"/>
                <w:noProof/>
              </w:rPr>
              <w:t>Methods</w:t>
            </w:r>
            <w:r>
              <w:rPr>
                <w:noProof/>
                <w:webHidden/>
              </w:rPr>
              <w:tab/>
            </w:r>
            <w:r>
              <w:rPr>
                <w:noProof/>
                <w:webHidden/>
              </w:rPr>
              <w:fldChar w:fldCharType="begin"/>
            </w:r>
            <w:r>
              <w:rPr>
                <w:noProof/>
                <w:webHidden/>
              </w:rPr>
              <w:instrText xml:space="preserve"> PAGEREF _Toc212142109 \h </w:instrText>
            </w:r>
            <w:r>
              <w:rPr>
                <w:noProof/>
                <w:webHidden/>
              </w:rPr>
            </w:r>
            <w:r>
              <w:rPr>
                <w:noProof/>
                <w:webHidden/>
              </w:rPr>
              <w:fldChar w:fldCharType="separate"/>
            </w:r>
            <w:r>
              <w:rPr>
                <w:noProof/>
                <w:webHidden/>
              </w:rPr>
              <w:t>17</w:t>
            </w:r>
            <w:r>
              <w:rPr>
                <w:noProof/>
                <w:webHidden/>
              </w:rPr>
              <w:fldChar w:fldCharType="end"/>
            </w:r>
          </w:hyperlink>
        </w:p>
        <w:p w14:paraId="77EA195A" w14:textId="6A145488" w:rsidR="00962758" w:rsidRDefault="00962758">
          <w:pPr>
            <w:pStyle w:val="TOC2"/>
            <w:rPr>
              <w:rFonts w:asciiTheme="minorHAnsi" w:eastAsiaTheme="minorEastAsia" w:hAnsiTheme="minorHAnsi" w:cstheme="minorBidi"/>
              <w:noProof/>
              <w:kern w:val="2"/>
              <w:sz w:val="24"/>
              <w:szCs w:val="24"/>
              <w14:ligatures w14:val="standardContextual"/>
            </w:rPr>
          </w:pPr>
          <w:hyperlink w:anchor="_Toc212142110" w:history="1">
            <w:r w:rsidRPr="00F60E9B">
              <w:rPr>
                <w:rStyle w:val="Hyperlink"/>
                <w:rFonts w:ascii="EYInterstate Light" w:hAnsi="EYInterstate Light"/>
                <w:noProof/>
              </w:rPr>
              <w:t>Inbound Web Service</w:t>
            </w:r>
            <w:r>
              <w:rPr>
                <w:noProof/>
                <w:webHidden/>
              </w:rPr>
              <w:tab/>
            </w:r>
            <w:r>
              <w:rPr>
                <w:noProof/>
                <w:webHidden/>
              </w:rPr>
              <w:fldChar w:fldCharType="begin"/>
            </w:r>
            <w:r>
              <w:rPr>
                <w:noProof/>
                <w:webHidden/>
              </w:rPr>
              <w:instrText xml:space="preserve"> PAGEREF _Toc212142110 \h </w:instrText>
            </w:r>
            <w:r>
              <w:rPr>
                <w:noProof/>
                <w:webHidden/>
              </w:rPr>
            </w:r>
            <w:r>
              <w:rPr>
                <w:noProof/>
                <w:webHidden/>
              </w:rPr>
              <w:fldChar w:fldCharType="separate"/>
            </w:r>
            <w:r>
              <w:rPr>
                <w:noProof/>
                <w:webHidden/>
              </w:rPr>
              <w:t>18</w:t>
            </w:r>
            <w:r>
              <w:rPr>
                <w:noProof/>
                <w:webHidden/>
              </w:rPr>
              <w:fldChar w:fldCharType="end"/>
            </w:r>
          </w:hyperlink>
        </w:p>
        <w:p w14:paraId="6ADB99B0" w14:textId="5E743395" w:rsidR="00962758" w:rsidRDefault="0096275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2142111" w:history="1">
            <w:r w:rsidRPr="00F60E9B">
              <w:rPr>
                <w:rStyle w:val="Hyperlink"/>
                <w:noProof/>
              </w:rPr>
              <w:t>CM-GetCurrentAccountBalanceService</w:t>
            </w:r>
            <w:r>
              <w:rPr>
                <w:noProof/>
                <w:webHidden/>
              </w:rPr>
              <w:tab/>
            </w:r>
            <w:r>
              <w:rPr>
                <w:noProof/>
                <w:webHidden/>
              </w:rPr>
              <w:fldChar w:fldCharType="begin"/>
            </w:r>
            <w:r>
              <w:rPr>
                <w:noProof/>
                <w:webHidden/>
              </w:rPr>
              <w:instrText xml:space="preserve"> PAGEREF _Toc212142111 \h </w:instrText>
            </w:r>
            <w:r>
              <w:rPr>
                <w:noProof/>
                <w:webHidden/>
              </w:rPr>
            </w:r>
            <w:r>
              <w:rPr>
                <w:noProof/>
                <w:webHidden/>
              </w:rPr>
              <w:fldChar w:fldCharType="separate"/>
            </w:r>
            <w:r>
              <w:rPr>
                <w:noProof/>
                <w:webHidden/>
              </w:rPr>
              <w:t>18</w:t>
            </w:r>
            <w:r>
              <w:rPr>
                <w:noProof/>
                <w:webHidden/>
              </w:rPr>
              <w:fldChar w:fldCharType="end"/>
            </w:r>
          </w:hyperlink>
        </w:p>
        <w:p w14:paraId="05A3E8DB" w14:textId="2FDDBC04" w:rsidR="00962758" w:rsidRDefault="0096275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2142112" w:history="1">
            <w:r w:rsidRPr="00F60E9B">
              <w:rPr>
                <w:rStyle w:val="Hyperlink"/>
                <w:noProof/>
              </w:rPr>
              <w:t>Operations</w:t>
            </w:r>
            <w:r>
              <w:rPr>
                <w:noProof/>
                <w:webHidden/>
              </w:rPr>
              <w:tab/>
            </w:r>
            <w:r>
              <w:rPr>
                <w:noProof/>
                <w:webHidden/>
              </w:rPr>
              <w:fldChar w:fldCharType="begin"/>
            </w:r>
            <w:r>
              <w:rPr>
                <w:noProof/>
                <w:webHidden/>
              </w:rPr>
              <w:instrText xml:space="preserve"> PAGEREF _Toc212142112 \h </w:instrText>
            </w:r>
            <w:r>
              <w:rPr>
                <w:noProof/>
                <w:webHidden/>
              </w:rPr>
            </w:r>
            <w:r>
              <w:rPr>
                <w:noProof/>
                <w:webHidden/>
              </w:rPr>
              <w:fldChar w:fldCharType="separate"/>
            </w:r>
            <w:r>
              <w:rPr>
                <w:noProof/>
                <w:webHidden/>
              </w:rPr>
              <w:t>18</w:t>
            </w:r>
            <w:r>
              <w:rPr>
                <w:noProof/>
                <w:webHidden/>
              </w:rPr>
              <w:fldChar w:fldCharType="end"/>
            </w:r>
          </w:hyperlink>
        </w:p>
        <w:p w14:paraId="7C28CD08" w14:textId="7A369A52" w:rsidR="00962758" w:rsidRDefault="00962758">
          <w:pPr>
            <w:pStyle w:val="TOC1"/>
            <w:rPr>
              <w:rFonts w:asciiTheme="minorHAnsi" w:eastAsiaTheme="minorEastAsia" w:hAnsiTheme="minorHAnsi" w:cstheme="minorBidi"/>
              <w:b w:val="0"/>
              <w:noProof/>
              <w:kern w:val="2"/>
              <w:sz w:val="24"/>
              <w:szCs w:val="24"/>
              <w14:ligatures w14:val="standardContextual"/>
            </w:rPr>
          </w:pPr>
          <w:hyperlink w:anchor="_Toc212142113" w:history="1">
            <w:r w:rsidRPr="00F60E9B">
              <w:rPr>
                <w:rStyle w:val="Hyperlink"/>
                <w:rFonts w:ascii="EYInterstate Light" w:hAnsi="EYInterstate Light"/>
                <w:noProof/>
              </w:rPr>
              <w:t>5.</w:t>
            </w:r>
            <w:r>
              <w:rPr>
                <w:rFonts w:asciiTheme="minorHAnsi" w:eastAsiaTheme="minorEastAsia" w:hAnsiTheme="minorHAnsi" w:cstheme="minorBidi"/>
                <w:b w:val="0"/>
                <w:noProof/>
                <w:kern w:val="2"/>
                <w:sz w:val="24"/>
                <w:szCs w:val="24"/>
                <w14:ligatures w14:val="standardContextual"/>
              </w:rPr>
              <w:tab/>
            </w:r>
            <w:r w:rsidRPr="00F60E9B">
              <w:rPr>
                <w:rStyle w:val="Hyperlink"/>
                <w:rFonts w:ascii="EYInterstate Light" w:hAnsi="EYInterstate Light"/>
                <w:noProof/>
              </w:rPr>
              <w:t>System Data Changes – Configuration Requirements</w:t>
            </w:r>
            <w:r>
              <w:rPr>
                <w:noProof/>
                <w:webHidden/>
              </w:rPr>
              <w:tab/>
            </w:r>
            <w:r>
              <w:rPr>
                <w:noProof/>
                <w:webHidden/>
              </w:rPr>
              <w:fldChar w:fldCharType="begin"/>
            </w:r>
            <w:r>
              <w:rPr>
                <w:noProof/>
                <w:webHidden/>
              </w:rPr>
              <w:instrText xml:space="preserve"> PAGEREF _Toc212142113 \h </w:instrText>
            </w:r>
            <w:r>
              <w:rPr>
                <w:noProof/>
                <w:webHidden/>
              </w:rPr>
            </w:r>
            <w:r>
              <w:rPr>
                <w:noProof/>
                <w:webHidden/>
              </w:rPr>
              <w:fldChar w:fldCharType="separate"/>
            </w:r>
            <w:r>
              <w:rPr>
                <w:noProof/>
                <w:webHidden/>
              </w:rPr>
              <w:t>19</w:t>
            </w:r>
            <w:r>
              <w:rPr>
                <w:noProof/>
                <w:webHidden/>
              </w:rPr>
              <w:fldChar w:fldCharType="end"/>
            </w:r>
          </w:hyperlink>
        </w:p>
        <w:p w14:paraId="444EA3F1" w14:textId="5E9E32E2" w:rsidR="00962758" w:rsidRDefault="00962758">
          <w:pPr>
            <w:pStyle w:val="TOC2"/>
            <w:rPr>
              <w:rFonts w:asciiTheme="minorHAnsi" w:eastAsiaTheme="minorEastAsia" w:hAnsiTheme="minorHAnsi" w:cstheme="minorBidi"/>
              <w:noProof/>
              <w:kern w:val="2"/>
              <w:sz w:val="24"/>
              <w:szCs w:val="24"/>
              <w14:ligatures w14:val="standardContextual"/>
            </w:rPr>
          </w:pPr>
          <w:hyperlink w:anchor="_Toc212142114" w:history="1">
            <w:r w:rsidRPr="00F60E9B">
              <w:rPr>
                <w:rStyle w:val="Hyperlink"/>
                <w:rFonts w:ascii="EYInterstate Light" w:hAnsi="EYInterstate Light"/>
                <w:noProof/>
              </w:rPr>
              <w:t>To Do Type</w:t>
            </w:r>
            <w:r>
              <w:rPr>
                <w:noProof/>
                <w:webHidden/>
              </w:rPr>
              <w:tab/>
            </w:r>
            <w:r>
              <w:rPr>
                <w:noProof/>
                <w:webHidden/>
              </w:rPr>
              <w:fldChar w:fldCharType="begin"/>
            </w:r>
            <w:r>
              <w:rPr>
                <w:noProof/>
                <w:webHidden/>
              </w:rPr>
              <w:instrText xml:space="preserve"> PAGEREF _Toc212142114 \h </w:instrText>
            </w:r>
            <w:r>
              <w:rPr>
                <w:noProof/>
                <w:webHidden/>
              </w:rPr>
            </w:r>
            <w:r>
              <w:rPr>
                <w:noProof/>
                <w:webHidden/>
              </w:rPr>
              <w:fldChar w:fldCharType="separate"/>
            </w:r>
            <w:r>
              <w:rPr>
                <w:noProof/>
                <w:webHidden/>
              </w:rPr>
              <w:t>19</w:t>
            </w:r>
            <w:r>
              <w:rPr>
                <w:noProof/>
                <w:webHidden/>
              </w:rPr>
              <w:fldChar w:fldCharType="end"/>
            </w:r>
          </w:hyperlink>
        </w:p>
        <w:p w14:paraId="17F42E18" w14:textId="50E52485" w:rsidR="00962758" w:rsidRDefault="0096275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2142115" w:history="1">
            <w:r w:rsidRPr="00F60E9B">
              <w:rPr>
                <w:rStyle w:val="Hyperlink"/>
                <w:noProof/>
              </w:rPr>
              <w:t>CM-DRERR (Existing)</w:t>
            </w:r>
            <w:r>
              <w:rPr>
                <w:noProof/>
                <w:webHidden/>
              </w:rPr>
              <w:tab/>
            </w:r>
            <w:r>
              <w:rPr>
                <w:noProof/>
                <w:webHidden/>
              </w:rPr>
              <w:fldChar w:fldCharType="begin"/>
            </w:r>
            <w:r>
              <w:rPr>
                <w:noProof/>
                <w:webHidden/>
              </w:rPr>
              <w:instrText xml:space="preserve"> PAGEREF _Toc212142115 \h </w:instrText>
            </w:r>
            <w:r>
              <w:rPr>
                <w:noProof/>
                <w:webHidden/>
              </w:rPr>
            </w:r>
            <w:r>
              <w:rPr>
                <w:noProof/>
                <w:webHidden/>
              </w:rPr>
              <w:fldChar w:fldCharType="separate"/>
            </w:r>
            <w:r>
              <w:rPr>
                <w:noProof/>
                <w:webHidden/>
              </w:rPr>
              <w:t>19</w:t>
            </w:r>
            <w:r>
              <w:rPr>
                <w:noProof/>
                <w:webHidden/>
              </w:rPr>
              <w:fldChar w:fldCharType="end"/>
            </w:r>
          </w:hyperlink>
        </w:p>
        <w:p w14:paraId="0D990485" w14:textId="5F39FB6D" w:rsidR="00962758" w:rsidRDefault="00962758">
          <w:pPr>
            <w:pStyle w:val="TOC2"/>
            <w:rPr>
              <w:rFonts w:asciiTheme="minorHAnsi" w:eastAsiaTheme="minorEastAsia" w:hAnsiTheme="minorHAnsi" w:cstheme="minorBidi"/>
              <w:noProof/>
              <w:kern w:val="2"/>
              <w:sz w:val="24"/>
              <w:szCs w:val="24"/>
              <w14:ligatures w14:val="standardContextual"/>
            </w:rPr>
          </w:pPr>
          <w:hyperlink w:anchor="_Toc212142116" w:history="1">
            <w:r w:rsidRPr="00F60E9B">
              <w:rPr>
                <w:rStyle w:val="Hyperlink"/>
                <w:rFonts w:ascii="EYInterstate Light" w:hAnsi="EYInterstate Light"/>
                <w:noProof/>
              </w:rPr>
              <w:t>Message Sender</w:t>
            </w:r>
            <w:r>
              <w:rPr>
                <w:noProof/>
                <w:webHidden/>
              </w:rPr>
              <w:tab/>
            </w:r>
            <w:r>
              <w:rPr>
                <w:noProof/>
                <w:webHidden/>
              </w:rPr>
              <w:fldChar w:fldCharType="begin"/>
            </w:r>
            <w:r>
              <w:rPr>
                <w:noProof/>
                <w:webHidden/>
              </w:rPr>
              <w:instrText xml:space="preserve"> PAGEREF _Toc212142116 \h </w:instrText>
            </w:r>
            <w:r>
              <w:rPr>
                <w:noProof/>
                <w:webHidden/>
              </w:rPr>
            </w:r>
            <w:r>
              <w:rPr>
                <w:noProof/>
                <w:webHidden/>
              </w:rPr>
              <w:fldChar w:fldCharType="separate"/>
            </w:r>
            <w:r>
              <w:rPr>
                <w:noProof/>
                <w:webHidden/>
              </w:rPr>
              <w:t>19</w:t>
            </w:r>
            <w:r>
              <w:rPr>
                <w:noProof/>
                <w:webHidden/>
              </w:rPr>
              <w:fldChar w:fldCharType="end"/>
            </w:r>
          </w:hyperlink>
        </w:p>
        <w:p w14:paraId="424F25D4" w14:textId="2380C09A" w:rsidR="00962758" w:rsidRDefault="0096275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2142117" w:history="1">
            <w:r w:rsidRPr="00F60E9B">
              <w:rPr>
                <w:rStyle w:val="Hyperlink"/>
                <w:noProof/>
              </w:rPr>
              <w:t>CM-EMAILSEND (New)</w:t>
            </w:r>
            <w:r>
              <w:rPr>
                <w:noProof/>
                <w:webHidden/>
              </w:rPr>
              <w:tab/>
            </w:r>
            <w:r>
              <w:rPr>
                <w:noProof/>
                <w:webHidden/>
              </w:rPr>
              <w:fldChar w:fldCharType="begin"/>
            </w:r>
            <w:r>
              <w:rPr>
                <w:noProof/>
                <w:webHidden/>
              </w:rPr>
              <w:instrText xml:space="preserve"> PAGEREF _Toc212142117 \h </w:instrText>
            </w:r>
            <w:r>
              <w:rPr>
                <w:noProof/>
                <w:webHidden/>
              </w:rPr>
            </w:r>
            <w:r>
              <w:rPr>
                <w:noProof/>
                <w:webHidden/>
              </w:rPr>
              <w:fldChar w:fldCharType="separate"/>
            </w:r>
            <w:r>
              <w:rPr>
                <w:noProof/>
                <w:webHidden/>
              </w:rPr>
              <w:t>19</w:t>
            </w:r>
            <w:r>
              <w:rPr>
                <w:noProof/>
                <w:webHidden/>
              </w:rPr>
              <w:fldChar w:fldCharType="end"/>
            </w:r>
          </w:hyperlink>
        </w:p>
        <w:p w14:paraId="31A1635F" w14:textId="716B02BD" w:rsidR="00BE795B" w:rsidRPr="00626604" w:rsidRDefault="007F787C" w:rsidP="00BE795B">
          <w:pPr>
            <w:rPr>
              <w:rFonts w:ascii="EYInterstate Light" w:hAnsi="EYInterstate Light"/>
              <w:b/>
              <w:bCs/>
              <w:noProof/>
            </w:rPr>
          </w:pPr>
          <w:r w:rsidRPr="00626604">
            <w:rPr>
              <w:rFonts w:ascii="EYInterstate Light" w:hAnsi="EYInterstate Light"/>
              <w:b/>
              <w:bCs/>
              <w:noProof/>
            </w:rPr>
            <w:fldChar w:fldCharType="end"/>
          </w:r>
        </w:p>
      </w:sdtContent>
    </w:sdt>
    <w:bookmarkStart w:id="21" w:name="_Toc498527045" w:displacedByCustomXml="prev"/>
    <w:p w14:paraId="6F825B39" w14:textId="77777777" w:rsidR="00BE795B" w:rsidRPr="00626604" w:rsidRDefault="00BE795B" w:rsidP="00BE795B">
      <w:pPr>
        <w:rPr>
          <w:rFonts w:ascii="EYInterstate Light" w:hAnsi="EYInterstate Light"/>
        </w:rPr>
      </w:pPr>
    </w:p>
    <w:p w14:paraId="2AF2E224" w14:textId="77777777" w:rsidR="00BE795B" w:rsidRPr="00626604" w:rsidRDefault="00BE795B" w:rsidP="00BE795B">
      <w:pPr>
        <w:rPr>
          <w:rFonts w:ascii="EYInterstate Light" w:hAnsi="EYInterstate Light"/>
        </w:rPr>
      </w:pPr>
    </w:p>
    <w:p w14:paraId="35EA61DF" w14:textId="77777777" w:rsidR="00BE795B" w:rsidRPr="00626604" w:rsidRDefault="00BE795B" w:rsidP="00BE795B">
      <w:pPr>
        <w:rPr>
          <w:rFonts w:ascii="EYInterstate Light" w:hAnsi="EYInterstate Light"/>
        </w:rPr>
      </w:pPr>
    </w:p>
    <w:p w14:paraId="14E5AED2" w14:textId="77777777" w:rsidR="00BE795B" w:rsidRPr="00626604" w:rsidRDefault="00BE795B" w:rsidP="00BE795B">
      <w:pPr>
        <w:rPr>
          <w:rFonts w:ascii="EYInterstate Light" w:hAnsi="EYInterstate Light"/>
        </w:rPr>
      </w:pPr>
    </w:p>
    <w:p w14:paraId="56A25402" w14:textId="77777777" w:rsidR="00BE795B" w:rsidRPr="00626604" w:rsidRDefault="00BE795B" w:rsidP="00BE795B">
      <w:pPr>
        <w:rPr>
          <w:rFonts w:ascii="EYInterstate Light" w:hAnsi="EYInterstate Light"/>
        </w:rPr>
      </w:pPr>
    </w:p>
    <w:p w14:paraId="6EEAECFB" w14:textId="77777777" w:rsidR="00BE795B" w:rsidRPr="00626604" w:rsidRDefault="00BE795B" w:rsidP="00BE795B">
      <w:pPr>
        <w:rPr>
          <w:rFonts w:ascii="EYInterstate Light" w:hAnsi="EYInterstate Light"/>
        </w:rPr>
      </w:pPr>
    </w:p>
    <w:p w14:paraId="164EACD3" w14:textId="77777777" w:rsidR="00BE795B" w:rsidRPr="00626604" w:rsidRDefault="00BE795B" w:rsidP="00BE795B">
      <w:pPr>
        <w:rPr>
          <w:rFonts w:ascii="EYInterstate Light" w:hAnsi="EYInterstate Light"/>
        </w:rPr>
      </w:pPr>
    </w:p>
    <w:p w14:paraId="7BD930FE" w14:textId="77777777" w:rsidR="00BE795B" w:rsidRPr="00626604" w:rsidRDefault="00BE795B" w:rsidP="00BE795B">
      <w:pPr>
        <w:rPr>
          <w:rFonts w:ascii="EYInterstate Light" w:hAnsi="EYInterstate Light"/>
        </w:rPr>
      </w:pPr>
    </w:p>
    <w:p w14:paraId="30590FB6" w14:textId="77777777" w:rsidR="00B85133" w:rsidRDefault="00B85133">
      <w:pPr>
        <w:rPr>
          <w:rFonts w:ascii="EYInterstate Light" w:eastAsiaTheme="majorEastAsia" w:hAnsi="EYInterstate Light"/>
          <w:b/>
          <w:sz w:val="28"/>
        </w:rPr>
      </w:pPr>
      <w:r>
        <w:rPr>
          <w:rFonts w:ascii="EYInterstate Light" w:hAnsi="EYInterstate Light"/>
        </w:rPr>
        <w:br w:type="page"/>
      </w:r>
    </w:p>
    <w:p w14:paraId="23A1183A" w14:textId="5DD43098" w:rsidR="00AB368B" w:rsidRPr="00626604" w:rsidRDefault="00AB368B" w:rsidP="00BE795B">
      <w:pPr>
        <w:pStyle w:val="Heading1"/>
        <w:rPr>
          <w:rFonts w:ascii="EYInterstate Light" w:hAnsi="EYInterstate Light"/>
        </w:rPr>
      </w:pPr>
      <w:bookmarkStart w:id="22" w:name="_Toc212142084"/>
      <w:r w:rsidRPr="00626604">
        <w:rPr>
          <w:rFonts w:ascii="EYInterstate Light" w:hAnsi="EYInterstate Light"/>
        </w:rPr>
        <w:lastRenderedPageBreak/>
        <w:t>Functional Solution</w:t>
      </w:r>
      <w:r w:rsidR="000A2AF5" w:rsidRPr="00626604">
        <w:rPr>
          <w:rFonts w:ascii="EYInterstate Light" w:hAnsi="EYInterstate Light"/>
        </w:rPr>
        <w:t xml:space="preserve"> Overview</w:t>
      </w:r>
      <w:bookmarkEnd w:id="22"/>
    </w:p>
    <w:p w14:paraId="762B3CFD" w14:textId="77777777" w:rsidR="00AB368B" w:rsidRPr="00626604" w:rsidRDefault="00AB368B" w:rsidP="008F7929">
      <w:pPr>
        <w:pStyle w:val="Heading2"/>
        <w:rPr>
          <w:rFonts w:ascii="EYInterstate Light" w:hAnsi="EYInterstate Light"/>
        </w:rPr>
      </w:pPr>
      <w:bookmarkStart w:id="23" w:name="_Toc212142085"/>
      <w:bookmarkEnd w:id="21"/>
      <w:r w:rsidRPr="00626604">
        <w:rPr>
          <w:rFonts w:ascii="EYInterstate Light" w:hAnsi="EYInterstate Light"/>
        </w:rPr>
        <w:t>Design Overview</w:t>
      </w:r>
      <w:bookmarkEnd w:id="23"/>
    </w:p>
    <w:p w14:paraId="65700314" w14:textId="422B17AB" w:rsidR="00146CBA" w:rsidRDefault="000D561D" w:rsidP="001E1414">
      <w:pPr>
        <w:rPr>
          <w:rFonts w:ascii="EYInterstate Light" w:hAnsi="EYInterstate Light"/>
        </w:rPr>
      </w:pPr>
      <w:r>
        <w:rPr>
          <w:rFonts w:ascii="EYInterstate Light" w:hAnsi="EYInterstate Light"/>
        </w:rPr>
        <w:t xml:space="preserve">Invoice Cloud will be generating an API request </w:t>
      </w:r>
      <w:r w:rsidR="00EC37AF">
        <w:rPr>
          <w:rFonts w:ascii="EYInterstate Light" w:hAnsi="EYInterstate Light"/>
        </w:rPr>
        <w:t>containing the Account ID and will send the message request to Customer Cloud Service (CCS) through Oracle Integration Cloud (OIC)</w:t>
      </w:r>
      <w:r w:rsidR="00446415">
        <w:rPr>
          <w:rFonts w:ascii="EYInterstate Light" w:hAnsi="EYInterstate Light"/>
        </w:rPr>
        <w:t>. CCS will retrieve certa</w:t>
      </w:r>
      <w:r w:rsidR="005F28E0">
        <w:rPr>
          <w:rFonts w:ascii="EYInterstate Light" w:hAnsi="EYInterstate Light"/>
        </w:rPr>
        <w:t>in information</w:t>
      </w:r>
      <w:r w:rsidR="00D71851">
        <w:rPr>
          <w:rFonts w:ascii="EYInterstate Light" w:hAnsi="EYInterstate Light"/>
        </w:rPr>
        <w:t xml:space="preserve"> from the account and will send the response back to Invoice Cloud through OIC.</w:t>
      </w:r>
      <w:r w:rsidR="00146CBA">
        <w:rPr>
          <w:rFonts w:ascii="EYInterstate Light" w:hAnsi="EYInterstate Light"/>
        </w:rPr>
        <w:t xml:space="preserve"> There will be verifications that will happen on OIC later, which is not within the scope of this design.</w:t>
      </w:r>
    </w:p>
    <w:p w14:paraId="2932FBAA" w14:textId="163A93E2" w:rsidR="00146CBA" w:rsidRPr="00626604" w:rsidRDefault="00146CBA" w:rsidP="001E1414">
      <w:pPr>
        <w:rPr>
          <w:rFonts w:ascii="EYInterstate Light" w:hAnsi="EYInterstate Light"/>
        </w:rPr>
      </w:pPr>
      <w:r>
        <w:rPr>
          <w:rFonts w:ascii="EYInterstate Light" w:hAnsi="EYInterstate Light"/>
        </w:rPr>
        <w:t>A new Inbound Web Service (IWS) in CCS will be created to send the current account balance to Invoice Cloud.</w:t>
      </w:r>
      <w:r w:rsidR="00CF482A">
        <w:rPr>
          <w:rFonts w:ascii="EYInterstate Light" w:hAnsi="EYInterstate Light"/>
        </w:rPr>
        <w:t xml:space="preserve"> This will be based on the XAI Inbound Service from the old CCB solution.</w:t>
      </w:r>
    </w:p>
    <w:p w14:paraId="0272B191" w14:textId="1F1572D9" w:rsidR="00D92C53" w:rsidRPr="00626604" w:rsidRDefault="00D92C53" w:rsidP="00100E7D">
      <w:pPr>
        <w:rPr>
          <w:rFonts w:ascii="EYInterstate Light" w:hAnsi="EYInterstate Light"/>
        </w:rPr>
      </w:pPr>
    </w:p>
    <w:p w14:paraId="0512C63F" w14:textId="27B724F4" w:rsidR="00AB368B" w:rsidRPr="00626604" w:rsidRDefault="00B872BF" w:rsidP="008F7929">
      <w:pPr>
        <w:pStyle w:val="Heading2"/>
        <w:rPr>
          <w:rFonts w:ascii="EYInterstate Light" w:hAnsi="EYInterstate Light"/>
        </w:rPr>
      </w:pPr>
      <w:bookmarkStart w:id="24" w:name="_Toc212142086"/>
      <w:r w:rsidRPr="00626604">
        <w:rPr>
          <w:rFonts w:ascii="EYInterstate Light" w:hAnsi="EYInterstate Light"/>
        </w:rPr>
        <w:t xml:space="preserve">Functional </w:t>
      </w:r>
      <w:r w:rsidR="00AB368B" w:rsidRPr="00626604">
        <w:rPr>
          <w:rFonts w:ascii="EYInterstate Light" w:hAnsi="EYInterstate Light"/>
        </w:rPr>
        <w:t>Triggers</w:t>
      </w:r>
      <w:bookmarkEnd w:id="24"/>
    </w:p>
    <w:p w14:paraId="234AC8F0" w14:textId="1DA69AB3" w:rsidR="00A47AFA" w:rsidRPr="00626604" w:rsidRDefault="00667386" w:rsidP="001E1414">
      <w:pPr>
        <w:rPr>
          <w:rFonts w:ascii="EYInterstate Light" w:hAnsi="EYInterstate Light"/>
        </w:rPr>
      </w:pPr>
      <w:r>
        <w:rPr>
          <w:rFonts w:ascii="EYInterstate Light" w:hAnsi="EYInterstate Light"/>
        </w:rPr>
        <w:t xml:space="preserve">The component will be triggered when a customer viewed an account in Invoice Cloud. </w:t>
      </w:r>
      <w:r w:rsidR="000E1AEC">
        <w:rPr>
          <w:rFonts w:ascii="EYInterstate Light" w:hAnsi="EYInterstate Light"/>
        </w:rPr>
        <w:t xml:space="preserve">In CCS, the logic will be triggered when CCS </w:t>
      </w:r>
      <w:proofErr w:type="gramStart"/>
      <w:r w:rsidR="000E1AEC">
        <w:rPr>
          <w:rFonts w:ascii="EYInterstate Light" w:hAnsi="EYInterstate Light"/>
        </w:rPr>
        <w:t>received</w:t>
      </w:r>
      <w:proofErr w:type="gramEnd"/>
      <w:r w:rsidR="000E1AEC">
        <w:rPr>
          <w:rFonts w:ascii="EYInterstate Light" w:hAnsi="EYInterstate Light"/>
        </w:rPr>
        <w:t xml:space="preserve"> the request through the OIC.</w:t>
      </w:r>
      <w:r w:rsidR="00E4294E" w:rsidRPr="00626604">
        <w:rPr>
          <w:rFonts w:ascii="EYInterstate Light" w:hAnsi="EYInterstate Light"/>
        </w:rPr>
        <w:br/>
      </w:r>
    </w:p>
    <w:p w14:paraId="11C4DB5B" w14:textId="20882D9E" w:rsidR="008B7EC0" w:rsidRDefault="008B7EC0" w:rsidP="008F7929">
      <w:pPr>
        <w:pStyle w:val="Heading2"/>
        <w:rPr>
          <w:rFonts w:ascii="EYInterstate Light" w:hAnsi="EYInterstate Light"/>
        </w:rPr>
      </w:pPr>
      <w:bookmarkStart w:id="25" w:name="_Toc212142087"/>
      <w:r w:rsidRPr="00626604">
        <w:rPr>
          <w:rFonts w:ascii="EYInterstate Light" w:hAnsi="EYInterstate Light"/>
        </w:rPr>
        <w:t>Assumptions</w:t>
      </w:r>
      <w:bookmarkEnd w:id="25"/>
    </w:p>
    <w:p w14:paraId="6A3050C0" w14:textId="0EC453CC" w:rsidR="00550856" w:rsidRPr="003F210D" w:rsidRDefault="00550856" w:rsidP="003F210D">
      <w:pPr>
        <w:pStyle w:val="ListParagraph"/>
        <w:numPr>
          <w:ilvl w:val="0"/>
          <w:numId w:val="17"/>
        </w:numPr>
        <w:rPr>
          <w:rFonts w:ascii="EYInterstate Light" w:hAnsi="EYInterstate Light"/>
        </w:rPr>
      </w:pPr>
      <w:r w:rsidRPr="003F210D">
        <w:rPr>
          <w:rFonts w:ascii="EYInterstate Light" w:hAnsi="EYInterstate Light"/>
        </w:rPr>
        <w:t>Any configuration values in this document are provided for guidance purposes only and may contain sample values. These values are subject to change at the time the interface is installed and implemented in the client environment.</w:t>
      </w:r>
    </w:p>
    <w:p w14:paraId="57CBD83A" w14:textId="4BFF0BF7" w:rsidR="00550856" w:rsidRPr="003F210D" w:rsidRDefault="00550856" w:rsidP="003F210D">
      <w:pPr>
        <w:pStyle w:val="ListParagraph"/>
        <w:numPr>
          <w:ilvl w:val="0"/>
          <w:numId w:val="17"/>
        </w:numPr>
        <w:rPr>
          <w:rFonts w:ascii="EYInterstate Light" w:hAnsi="EYInterstate Light"/>
        </w:rPr>
      </w:pPr>
      <w:r w:rsidRPr="003F210D">
        <w:rPr>
          <w:rFonts w:ascii="EYInterstate Light" w:hAnsi="EYInterstate Light"/>
        </w:rPr>
        <w:t>Any changes to this design required by a business need which may be discovered at a later phase of the project will be formally documented through a defect or change request.</w:t>
      </w:r>
    </w:p>
    <w:p w14:paraId="5FAB87AE" w14:textId="05E8514C" w:rsidR="00550856" w:rsidRPr="003F210D" w:rsidRDefault="00550856" w:rsidP="003F210D">
      <w:pPr>
        <w:pStyle w:val="ListParagraph"/>
        <w:numPr>
          <w:ilvl w:val="0"/>
          <w:numId w:val="17"/>
        </w:numPr>
        <w:rPr>
          <w:rFonts w:ascii="EYInterstate Light" w:hAnsi="EYInterstate Light"/>
        </w:rPr>
      </w:pPr>
      <w:r w:rsidRPr="003F210D">
        <w:rPr>
          <w:rFonts w:ascii="EYInterstate Light" w:hAnsi="EYInterstate Light"/>
        </w:rPr>
        <w:t>Only SJWC Accounts will be considered for updates.</w:t>
      </w:r>
    </w:p>
    <w:p w14:paraId="3C4C05B4" w14:textId="0BC7F60D" w:rsidR="007D35A3" w:rsidRPr="00626604" w:rsidRDefault="007D35A3" w:rsidP="007D35A3">
      <w:pPr>
        <w:rPr>
          <w:rFonts w:ascii="EYInterstate Light" w:hAnsi="EYInterstate Light"/>
        </w:rPr>
      </w:pPr>
    </w:p>
    <w:p w14:paraId="70DB9592" w14:textId="77777777" w:rsidR="00965405" w:rsidRPr="00626604" w:rsidRDefault="00965405" w:rsidP="001E1414">
      <w:pPr>
        <w:rPr>
          <w:rFonts w:ascii="EYInterstate Light" w:hAnsi="EYInterstate Light"/>
        </w:rPr>
      </w:pPr>
      <w:bookmarkStart w:id="26" w:name="_Toc11818424"/>
      <w:bookmarkStart w:id="27" w:name="_Toc11818543"/>
      <w:bookmarkStart w:id="28" w:name="_Toc11830527"/>
      <w:bookmarkStart w:id="29" w:name="_Toc11830760"/>
      <w:bookmarkStart w:id="30" w:name="_Toc11818427"/>
      <w:bookmarkStart w:id="31" w:name="_Toc11818546"/>
      <w:bookmarkStart w:id="32" w:name="_Toc11830530"/>
      <w:bookmarkStart w:id="33" w:name="_Toc11830763"/>
      <w:bookmarkEnd w:id="26"/>
      <w:bookmarkEnd w:id="27"/>
      <w:bookmarkEnd w:id="28"/>
      <w:bookmarkEnd w:id="29"/>
      <w:bookmarkEnd w:id="30"/>
      <w:bookmarkEnd w:id="31"/>
      <w:bookmarkEnd w:id="32"/>
      <w:bookmarkEnd w:id="33"/>
    </w:p>
    <w:p w14:paraId="68D13A42" w14:textId="77777777" w:rsidR="00550856" w:rsidRDefault="00550856">
      <w:pPr>
        <w:rPr>
          <w:rFonts w:ascii="EYInterstate Light" w:eastAsiaTheme="majorEastAsia" w:hAnsi="EYInterstate Light"/>
          <w:b/>
          <w:sz w:val="28"/>
        </w:rPr>
      </w:pPr>
      <w:r>
        <w:rPr>
          <w:rFonts w:ascii="EYInterstate Light" w:hAnsi="EYInterstate Light"/>
        </w:rPr>
        <w:br w:type="page"/>
      </w:r>
    </w:p>
    <w:p w14:paraId="1FE0410C" w14:textId="74EDFB5E" w:rsidR="009E201D" w:rsidRPr="00626604" w:rsidRDefault="009E201D" w:rsidP="009E201D">
      <w:pPr>
        <w:pStyle w:val="Heading1"/>
        <w:rPr>
          <w:rFonts w:ascii="EYInterstate Light" w:hAnsi="EYInterstate Light"/>
        </w:rPr>
      </w:pPr>
      <w:bookmarkStart w:id="34" w:name="_Toc212142088"/>
      <w:r w:rsidRPr="00626604">
        <w:rPr>
          <w:rFonts w:ascii="EYInterstate Light" w:hAnsi="EYInterstate Light"/>
        </w:rPr>
        <w:lastRenderedPageBreak/>
        <w:t>Technical Solution</w:t>
      </w:r>
      <w:bookmarkEnd w:id="34"/>
    </w:p>
    <w:p w14:paraId="792C19E9" w14:textId="17AF436A" w:rsidR="009E201D" w:rsidRPr="00626604" w:rsidRDefault="00AF3D23" w:rsidP="008F7929">
      <w:pPr>
        <w:pStyle w:val="Heading2"/>
        <w:rPr>
          <w:rFonts w:ascii="EYInterstate Light" w:hAnsi="EYInterstate Light"/>
        </w:rPr>
      </w:pPr>
      <w:bookmarkStart w:id="35" w:name="_Toc212142089"/>
      <w:r>
        <w:rPr>
          <w:rFonts w:ascii="EYInterstate Light" w:hAnsi="EYInterstate Light"/>
        </w:rPr>
        <w:t>CM065</w:t>
      </w:r>
      <w:r w:rsidRPr="00626604">
        <w:rPr>
          <w:rFonts w:ascii="EYInterstate Light" w:hAnsi="EYInterstate Light"/>
        </w:rPr>
        <w:t xml:space="preserve"> </w:t>
      </w:r>
      <w:r w:rsidR="00956876" w:rsidRPr="00626604">
        <w:rPr>
          <w:rFonts w:ascii="EYInterstate Light" w:hAnsi="EYInterstate Light"/>
        </w:rPr>
        <w:t>Technical Design</w:t>
      </w:r>
      <w:bookmarkEnd w:id="35"/>
      <w:r w:rsidR="00956876" w:rsidRPr="00626604">
        <w:rPr>
          <w:rFonts w:ascii="EYInterstate Light" w:hAnsi="EYInterstate Light"/>
        </w:rPr>
        <w:t xml:space="preserve"> </w:t>
      </w:r>
    </w:p>
    <w:p w14:paraId="6FB10D3C" w14:textId="15A6E676" w:rsidR="009E201D" w:rsidRPr="00540F28" w:rsidRDefault="00A204A1" w:rsidP="00540F28">
      <w:pPr>
        <w:pStyle w:val="Heading3"/>
      </w:pPr>
      <w:bookmarkStart w:id="36" w:name="_Toc212142090"/>
      <w:r w:rsidRPr="00540F28">
        <w:t xml:space="preserve">Component </w:t>
      </w:r>
      <w:r w:rsidR="00956876" w:rsidRPr="00540F28">
        <w:t>Overview</w:t>
      </w:r>
      <w:bookmarkEnd w:id="36"/>
    </w:p>
    <w:p w14:paraId="5870DA1C" w14:textId="77777777" w:rsidR="00CC031D" w:rsidRDefault="00CC031D" w:rsidP="00A269CF">
      <w:pPr>
        <w:rPr>
          <w:rFonts w:ascii="EYInterstate Light" w:hAnsi="EYInterstate Light"/>
        </w:rPr>
      </w:pPr>
      <w:r>
        <w:rPr>
          <w:rFonts w:ascii="EYInterstate Light" w:hAnsi="EYInterstate Light"/>
        </w:rPr>
        <w:t>This design will have the following components:</w:t>
      </w:r>
    </w:p>
    <w:p w14:paraId="42A07066" w14:textId="7E79EE1B" w:rsidR="00A269CF" w:rsidRDefault="004C082E" w:rsidP="00CC031D">
      <w:pPr>
        <w:pStyle w:val="ListParagraph"/>
        <w:numPr>
          <w:ilvl w:val="0"/>
          <w:numId w:val="14"/>
        </w:numPr>
        <w:rPr>
          <w:rFonts w:ascii="EYInterstate Light" w:hAnsi="EYInterstate Light"/>
        </w:rPr>
      </w:pPr>
      <w:r>
        <w:rPr>
          <w:rFonts w:ascii="EYInterstate Light" w:hAnsi="EYInterstate Light"/>
        </w:rPr>
        <w:t xml:space="preserve">A service script </w:t>
      </w:r>
      <w:r w:rsidR="001E5C90">
        <w:rPr>
          <w:rFonts w:ascii="EYInterstate Light" w:hAnsi="EYInterstate Light"/>
        </w:rPr>
        <w:t xml:space="preserve">that will have the account ID as input and </w:t>
      </w:r>
      <w:r w:rsidR="00882406">
        <w:rPr>
          <w:rFonts w:ascii="EYInterstate Light" w:hAnsi="EYInterstate Light"/>
        </w:rPr>
        <w:t xml:space="preserve">will do the processing to return the following output: </w:t>
      </w:r>
    </w:p>
    <w:p w14:paraId="5C13E349" w14:textId="42D0DD61" w:rsidR="00882406" w:rsidRDefault="00E346F4" w:rsidP="00882406">
      <w:pPr>
        <w:pStyle w:val="ListParagraph"/>
        <w:numPr>
          <w:ilvl w:val="1"/>
          <w:numId w:val="14"/>
        </w:numPr>
        <w:rPr>
          <w:rFonts w:ascii="EYInterstate Light" w:hAnsi="EYInterstate Light"/>
        </w:rPr>
      </w:pPr>
      <w:r>
        <w:rPr>
          <w:rFonts w:ascii="EYInterstate Light" w:hAnsi="EYInterstate Light"/>
        </w:rPr>
        <w:t>Person ID</w:t>
      </w:r>
    </w:p>
    <w:p w14:paraId="11B2E33E" w14:textId="44FED866" w:rsidR="00E346F4" w:rsidRDefault="00E346F4" w:rsidP="00882406">
      <w:pPr>
        <w:pStyle w:val="ListParagraph"/>
        <w:numPr>
          <w:ilvl w:val="1"/>
          <w:numId w:val="14"/>
        </w:numPr>
        <w:rPr>
          <w:rFonts w:ascii="EYInterstate Light" w:hAnsi="EYInterstate Light"/>
        </w:rPr>
      </w:pPr>
      <w:r>
        <w:rPr>
          <w:rFonts w:ascii="EYInterstate Light" w:hAnsi="EYInterstate Light"/>
        </w:rPr>
        <w:t>Person Name</w:t>
      </w:r>
    </w:p>
    <w:p w14:paraId="188D9130" w14:textId="4457B716" w:rsidR="00E346F4" w:rsidRDefault="00E346F4" w:rsidP="00882406">
      <w:pPr>
        <w:pStyle w:val="ListParagraph"/>
        <w:numPr>
          <w:ilvl w:val="1"/>
          <w:numId w:val="14"/>
        </w:numPr>
        <w:rPr>
          <w:rFonts w:ascii="EYInterstate Light" w:hAnsi="EYInterstate Light"/>
        </w:rPr>
      </w:pPr>
      <w:r>
        <w:rPr>
          <w:rFonts w:ascii="EYInterstate Light" w:hAnsi="EYInterstate Light"/>
        </w:rPr>
        <w:t>Current Amount Balance</w:t>
      </w:r>
    </w:p>
    <w:p w14:paraId="49EC3844" w14:textId="5B24AD99" w:rsidR="00E346F4" w:rsidRDefault="00E346F4" w:rsidP="00882406">
      <w:pPr>
        <w:pStyle w:val="ListParagraph"/>
        <w:numPr>
          <w:ilvl w:val="1"/>
          <w:numId w:val="14"/>
        </w:numPr>
        <w:rPr>
          <w:rFonts w:ascii="EYInterstate Light" w:hAnsi="EYInterstate Light"/>
        </w:rPr>
      </w:pPr>
      <w:r>
        <w:rPr>
          <w:rFonts w:ascii="EYInterstate Light" w:hAnsi="EYInterstate Light"/>
        </w:rPr>
        <w:t>Total Amount Balance</w:t>
      </w:r>
    </w:p>
    <w:p w14:paraId="7E0B56D1" w14:textId="485864A0" w:rsidR="00E346F4" w:rsidRDefault="009E5CD8" w:rsidP="00882406">
      <w:pPr>
        <w:pStyle w:val="ListParagraph"/>
        <w:numPr>
          <w:ilvl w:val="1"/>
          <w:numId w:val="14"/>
        </w:numPr>
        <w:rPr>
          <w:rFonts w:ascii="EYInterstate Light" w:hAnsi="EYInterstate Light"/>
        </w:rPr>
      </w:pPr>
      <w:r>
        <w:rPr>
          <w:rFonts w:ascii="EYInterstate Light" w:hAnsi="EYInterstate Light"/>
        </w:rPr>
        <w:t>Block CC (Defaulted to N)</w:t>
      </w:r>
    </w:p>
    <w:p w14:paraId="1ABA396C" w14:textId="7DF2C251" w:rsidR="009E5CD8" w:rsidRDefault="009E5CD8" w:rsidP="00882406">
      <w:pPr>
        <w:pStyle w:val="ListParagraph"/>
        <w:numPr>
          <w:ilvl w:val="1"/>
          <w:numId w:val="14"/>
        </w:numPr>
        <w:rPr>
          <w:rFonts w:ascii="EYInterstate Light" w:hAnsi="EYInterstate Light"/>
        </w:rPr>
      </w:pPr>
      <w:r>
        <w:rPr>
          <w:rFonts w:ascii="EYInterstate Light" w:hAnsi="EYInterstate Light"/>
        </w:rPr>
        <w:t>Block ACH (Defaulted to N)</w:t>
      </w:r>
    </w:p>
    <w:p w14:paraId="08D7209E" w14:textId="27416D81" w:rsidR="009E5CD8" w:rsidRDefault="009E5CD8" w:rsidP="00882406">
      <w:pPr>
        <w:pStyle w:val="ListParagraph"/>
        <w:numPr>
          <w:ilvl w:val="1"/>
          <w:numId w:val="14"/>
        </w:numPr>
        <w:rPr>
          <w:rFonts w:ascii="EYInterstate Light" w:hAnsi="EYInterstate Light"/>
        </w:rPr>
      </w:pPr>
      <w:r>
        <w:rPr>
          <w:rFonts w:ascii="EYInterstate Light" w:hAnsi="EYInterstate Light"/>
        </w:rPr>
        <w:t>Status (If processing is successful or failed)</w:t>
      </w:r>
    </w:p>
    <w:p w14:paraId="2CC14099" w14:textId="0F975E49" w:rsidR="009E5CD8" w:rsidRPr="00CC031D" w:rsidRDefault="004C7C51" w:rsidP="00882406">
      <w:pPr>
        <w:pStyle w:val="ListParagraph"/>
        <w:numPr>
          <w:ilvl w:val="1"/>
          <w:numId w:val="14"/>
        </w:numPr>
        <w:rPr>
          <w:rFonts w:ascii="EYInterstate Light" w:hAnsi="EYInterstate Light"/>
        </w:rPr>
      </w:pPr>
      <w:r>
        <w:rPr>
          <w:rFonts w:ascii="EYInterstate Light" w:hAnsi="EYInterstate Light"/>
        </w:rPr>
        <w:t>Status Message</w:t>
      </w:r>
    </w:p>
    <w:p w14:paraId="4E778E0F" w14:textId="1F0D1014" w:rsidR="00956876" w:rsidRPr="008F4008" w:rsidRDefault="00B872BF" w:rsidP="00540F28">
      <w:pPr>
        <w:pStyle w:val="Heading3"/>
      </w:pPr>
      <w:bookmarkStart w:id="37" w:name="_Toc212142091"/>
      <w:r w:rsidRPr="001D5488">
        <w:t xml:space="preserve">Technical </w:t>
      </w:r>
      <w:r w:rsidR="00956876" w:rsidRPr="008F4008">
        <w:t>Triggers</w:t>
      </w:r>
      <w:bookmarkEnd w:id="37"/>
    </w:p>
    <w:p w14:paraId="5B91ADCA" w14:textId="35625AB3" w:rsidR="00B448BE" w:rsidRPr="00626604" w:rsidRDefault="00D12632" w:rsidP="00B448BE">
      <w:pPr>
        <w:rPr>
          <w:rFonts w:ascii="EYInterstate Light" w:hAnsi="EYInterstate Light"/>
        </w:rPr>
      </w:pPr>
      <w:r>
        <w:rPr>
          <w:rFonts w:ascii="EYInterstate Light" w:hAnsi="EYInterstate Light"/>
        </w:rPr>
        <w:t xml:space="preserve">The </w:t>
      </w:r>
      <w:r w:rsidR="00EE63BF">
        <w:rPr>
          <w:rFonts w:ascii="EYInterstate Light" w:hAnsi="EYInterstate Light"/>
        </w:rPr>
        <w:t xml:space="preserve">logic will be triggered when the </w:t>
      </w:r>
      <w:r w:rsidR="0050182D">
        <w:rPr>
          <w:rFonts w:ascii="EYInterstate Light" w:hAnsi="EYInterstate Light"/>
        </w:rPr>
        <w:t>IWS request is received by CCS.</w:t>
      </w:r>
      <w:r w:rsidR="007C6794">
        <w:rPr>
          <w:rFonts w:ascii="EYInterstate Light" w:hAnsi="EYInterstate Light"/>
        </w:rPr>
        <w:t xml:space="preserve"> </w:t>
      </w:r>
    </w:p>
    <w:p w14:paraId="20FF3411" w14:textId="2B538AC3" w:rsidR="00BB40CC" w:rsidRPr="00626604" w:rsidRDefault="009E201D" w:rsidP="00540F28">
      <w:pPr>
        <w:pStyle w:val="Heading3"/>
      </w:pPr>
      <w:bookmarkStart w:id="38" w:name="_Toc212142092"/>
      <w:r w:rsidRPr="00626604">
        <w:t>Approach</w:t>
      </w:r>
      <w:bookmarkEnd w:id="38"/>
      <w:r w:rsidRPr="00626604">
        <w:t xml:space="preserve"> </w:t>
      </w:r>
    </w:p>
    <w:p w14:paraId="78B45296" w14:textId="38D13BB4" w:rsidR="00DD116F" w:rsidRPr="00DD116F" w:rsidRDefault="00DD116F" w:rsidP="00DD116F">
      <w:pPr>
        <w:rPr>
          <w:rFonts w:ascii="EYInterstate Light" w:hAnsi="EYInterstate Light"/>
        </w:rPr>
      </w:pPr>
      <w:r w:rsidRPr="00DD116F">
        <w:rPr>
          <w:rFonts w:ascii="EYInterstate Light" w:hAnsi="EYInterstate Light"/>
        </w:rPr>
        <w:t>A new Inbound Web Service will be developed to send current account balance to Invoice Cloud.</w:t>
      </w:r>
    </w:p>
    <w:tbl>
      <w:tblPr>
        <w:tblStyle w:val="TableGrid"/>
        <w:tblW w:w="0" w:type="auto"/>
        <w:tblLook w:val="04A0" w:firstRow="1" w:lastRow="0" w:firstColumn="1" w:lastColumn="0" w:noHBand="0" w:noVBand="1"/>
      </w:tblPr>
      <w:tblGrid>
        <w:gridCol w:w="2088"/>
        <w:gridCol w:w="6840"/>
      </w:tblGrid>
      <w:tr w:rsidR="00B90C26" w:rsidRPr="00626604" w14:paraId="6A9893A9" w14:textId="77777777" w:rsidTr="009E10C8">
        <w:tc>
          <w:tcPr>
            <w:tcW w:w="2088" w:type="dxa"/>
            <w:shd w:val="clear" w:color="auto" w:fill="BFBFBF" w:themeFill="background1" w:themeFillShade="BF"/>
          </w:tcPr>
          <w:p w14:paraId="797D3C99" w14:textId="45C8C6B4" w:rsidR="00B90C26" w:rsidRPr="00626604" w:rsidRDefault="00B90C26" w:rsidP="00B90C26">
            <w:pPr>
              <w:pStyle w:val="BodyText"/>
              <w:ind w:left="0"/>
              <w:rPr>
                <w:rFonts w:ascii="EYInterstate Light" w:eastAsiaTheme="minorHAnsi" w:hAnsi="EYInterstate Light" w:cstheme="majorBidi"/>
                <w:sz w:val="20"/>
                <w:szCs w:val="32"/>
              </w:rPr>
            </w:pPr>
            <w:r w:rsidRPr="00626604">
              <w:rPr>
                <w:rFonts w:ascii="EYInterstate Light" w:eastAsiaTheme="minorHAnsi" w:hAnsi="EYInterstate Light" w:cstheme="majorBidi"/>
                <w:sz w:val="20"/>
                <w:szCs w:val="32"/>
              </w:rPr>
              <w:t>Type of Interface</w:t>
            </w:r>
          </w:p>
        </w:tc>
        <w:tc>
          <w:tcPr>
            <w:tcW w:w="6840" w:type="dxa"/>
          </w:tcPr>
          <w:p w14:paraId="548AC446" w14:textId="427BB863" w:rsidR="00B90C26" w:rsidRPr="00626604" w:rsidRDefault="00B90C26" w:rsidP="00B90C26">
            <w:pPr>
              <w:pStyle w:val="BodyText"/>
              <w:ind w:left="0"/>
              <w:rPr>
                <w:rFonts w:ascii="EYInterstate Light" w:eastAsiaTheme="minorHAnsi" w:hAnsi="EYInterstate Light" w:cstheme="majorBidi"/>
                <w:sz w:val="20"/>
                <w:szCs w:val="32"/>
              </w:rPr>
            </w:pPr>
            <w:r>
              <w:rPr>
                <w:rFonts w:ascii="EYInterstate Light" w:eastAsiaTheme="minorHAnsi" w:hAnsi="EYInterstate Light" w:cstheme="majorBidi"/>
                <w:sz w:val="20"/>
                <w:szCs w:val="32"/>
              </w:rPr>
              <w:t>Real-time synchronous</w:t>
            </w:r>
          </w:p>
        </w:tc>
      </w:tr>
      <w:tr w:rsidR="00B90C26" w:rsidRPr="00626604" w14:paraId="0F37F2BC" w14:textId="77777777" w:rsidTr="009E10C8">
        <w:tc>
          <w:tcPr>
            <w:tcW w:w="2088" w:type="dxa"/>
            <w:shd w:val="clear" w:color="auto" w:fill="BFBFBF" w:themeFill="background1" w:themeFillShade="BF"/>
          </w:tcPr>
          <w:p w14:paraId="7A659940" w14:textId="1F5D955E" w:rsidR="00B90C26" w:rsidRPr="00626604" w:rsidRDefault="00B90C26" w:rsidP="00B90C26">
            <w:pPr>
              <w:pStyle w:val="BodyText"/>
              <w:ind w:left="0"/>
              <w:rPr>
                <w:rFonts w:ascii="EYInterstate Light" w:eastAsiaTheme="minorHAnsi" w:hAnsi="EYInterstate Light" w:cstheme="majorBidi"/>
                <w:sz w:val="20"/>
                <w:szCs w:val="32"/>
              </w:rPr>
            </w:pPr>
            <w:r w:rsidRPr="00626604">
              <w:rPr>
                <w:rFonts w:ascii="EYInterstate Light" w:eastAsiaTheme="minorHAnsi" w:hAnsi="EYInterstate Light" w:cstheme="majorBidi"/>
                <w:sz w:val="20"/>
                <w:szCs w:val="32"/>
              </w:rPr>
              <w:t>Frequency</w:t>
            </w:r>
          </w:p>
        </w:tc>
        <w:tc>
          <w:tcPr>
            <w:tcW w:w="6840" w:type="dxa"/>
          </w:tcPr>
          <w:p w14:paraId="26B52ACE" w14:textId="4BEBDA8B" w:rsidR="00B90C26" w:rsidRPr="00626604" w:rsidRDefault="00E17448" w:rsidP="00B90C26">
            <w:pPr>
              <w:pStyle w:val="BodyText"/>
              <w:ind w:left="0"/>
              <w:rPr>
                <w:rFonts w:ascii="EYInterstate Light" w:eastAsiaTheme="minorHAnsi" w:hAnsi="EYInterstate Light" w:cstheme="majorBidi"/>
                <w:sz w:val="20"/>
                <w:szCs w:val="32"/>
              </w:rPr>
            </w:pPr>
            <w:proofErr w:type="spellStart"/>
            <w:r>
              <w:rPr>
                <w:rFonts w:ascii="EYInterstate Light" w:eastAsiaTheme="minorHAnsi" w:hAnsi="EYInterstate Light" w:cstheme="majorBidi"/>
                <w:sz w:val="20"/>
                <w:szCs w:val="32"/>
              </w:rPr>
              <w:t>Adhoc</w:t>
            </w:r>
            <w:proofErr w:type="spellEnd"/>
          </w:p>
        </w:tc>
      </w:tr>
      <w:tr w:rsidR="00B90C26" w:rsidRPr="00626604" w14:paraId="391A1390" w14:textId="77777777" w:rsidTr="009E10C8">
        <w:tc>
          <w:tcPr>
            <w:tcW w:w="2088" w:type="dxa"/>
            <w:shd w:val="clear" w:color="auto" w:fill="BFBFBF" w:themeFill="background1" w:themeFillShade="BF"/>
          </w:tcPr>
          <w:p w14:paraId="7067DE3A" w14:textId="540221D3" w:rsidR="00B90C26" w:rsidRPr="00626604" w:rsidRDefault="00B90C26" w:rsidP="00B90C26">
            <w:pPr>
              <w:pStyle w:val="BodyText"/>
              <w:ind w:left="0"/>
              <w:rPr>
                <w:rFonts w:ascii="EYInterstate Light" w:eastAsiaTheme="minorHAnsi" w:hAnsi="EYInterstate Light" w:cstheme="majorBidi"/>
                <w:sz w:val="20"/>
                <w:szCs w:val="32"/>
              </w:rPr>
            </w:pPr>
            <w:r w:rsidRPr="00626604">
              <w:rPr>
                <w:rFonts w:ascii="EYInterstate Light" w:eastAsiaTheme="minorHAnsi" w:hAnsi="EYInterstate Light" w:cstheme="majorBidi"/>
                <w:sz w:val="20"/>
                <w:szCs w:val="32"/>
              </w:rPr>
              <w:t>Volume</w:t>
            </w:r>
          </w:p>
        </w:tc>
        <w:tc>
          <w:tcPr>
            <w:tcW w:w="6840" w:type="dxa"/>
          </w:tcPr>
          <w:p w14:paraId="5BC53F4B" w14:textId="70D88752" w:rsidR="00B90C26" w:rsidRPr="00626604" w:rsidRDefault="00B90C26" w:rsidP="00B90C26">
            <w:pPr>
              <w:pStyle w:val="BodyText"/>
              <w:ind w:left="0"/>
              <w:rPr>
                <w:rFonts w:ascii="EYInterstate Light" w:eastAsiaTheme="minorHAnsi" w:hAnsi="EYInterstate Light" w:cstheme="majorBidi"/>
                <w:sz w:val="20"/>
                <w:szCs w:val="32"/>
              </w:rPr>
            </w:pPr>
            <w:r>
              <w:rPr>
                <w:rFonts w:ascii="EYInterstate Light" w:eastAsiaTheme="minorHAnsi" w:hAnsi="EYInterstate Light" w:cstheme="majorBidi"/>
                <w:sz w:val="20"/>
                <w:szCs w:val="32"/>
              </w:rPr>
              <w:t>1 account per request</w:t>
            </w:r>
          </w:p>
        </w:tc>
      </w:tr>
      <w:tr w:rsidR="00B90C26" w:rsidRPr="00626604" w14:paraId="488CD2F8" w14:textId="77777777" w:rsidTr="009E10C8">
        <w:tc>
          <w:tcPr>
            <w:tcW w:w="2088" w:type="dxa"/>
            <w:shd w:val="clear" w:color="auto" w:fill="BFBFBF" w:themeFill="background1" w:themeFillShade="BF"/>
          </w:tcPr>
          <w:p w14:paraId="386D43B2" w14:textId="3DCC55AB" w:rsidR="00B90C26" w:rsidRPr="00626604" w:rsidRDefault="00B90C26" w:rsidP="00B90C26">
            <w:pPr>
              <w:pStyle w:val="BodyText"/>
              <w:ind w:left="0"/>
              <w:rPr>
                <w:rFonts w:ascii="EYInterstate Light" w:eastAsiaTheme="minorHAnsi" w:hAnsi="EYInterstate Light" w:cstheme="majorBidi"/>
                <w:sz w:val="20"/>
                <w:szCs w:val="32"/>
              </w:rPr>
            </w:pPr>
            <w:r w:rsidRPr="00626604">
              <w:rPr>
                <w:rFonts w:ascii="EYInterstate Light" w:eastAsiaTheme="minorHAnsi" w:hAnsi="EYInterstate Light" w:cstheme="majorBidi"/>
                <w:sz w:val="20"/>
                <w:szCs w:val="32"/>
              </w:rPr>
              <w:t>Type of Execution</w:t>
            </w:r>
          </w:p>
        </w:tc>
        <w:tc>
          <w:tcPr>
            <w:tcW w:w="6840" w:type="dxa"/>
          </w:tcPr>
          <w:p w14:paraId="52CAC8F9" w14:textId="322BEFB2" w:rsidR="00B90C26" w:rsidRPr="00626604" w:rsidRDefault="00C80D5A" w:rsidP="00B90C26">
            <w:pPr>
              <w:pStyle w:val="BodyText"/>
              <w:ind w:left="0"/>
              <w:rPr>
                <w:rFonts w:ascii="EYInterstate Light" w:eastAsiaTheme="minorHAnsi" w:hAnsi="EYInterstate Light" w:cstheme="majorBidi"/>
                <w:sz w:val="20"/>
                <w:szCs w:val="32"/>
              </w:rPr>
            </w:pPr>
            <w:r>
              <w:rPr>
                <w:rFonts w:ascii="EYInterstate Light" w:eastAsiaTheme="minorHAnsi" w:hAnsi="EYInterstate Light" w:cstheme="majorBidi"/>
                <w:sz w:val="20"/>
                <w:szCs w:val="32"/>
              </w:rPr>
              <w:t>Event Driven</w:t>
            </w:r>
          </w:p>
        </w:tc>
      </w:tr>
      <w:tr w:rsidR="00B90C26" w:rsidRPr="00626604" w14:paraId="478B88E9" w14:textId="77777777" w:rsidTr="009E10C8">
        <w:tc>
          <w:tcPr>
            <w:tcW w:w="2088" w:type="dxa"/>
            <w:shd w:val="clear" w:color="auto" w:fill="BFBFBF" w:themeFill="background1" w:themeFillShade="BF"/>
          </w:tcPr>
          <w:p w14:paraId="5D865E1E" w14:textId="75FE8751" w:rsidR="00B90C26" w:rsidRPr="00626604" w:rsidRDefault="00B90C26" w:rsidP="00B90C26">
            <w:pPr>
              <w:pStyle w:val="BodyText"/>
              <w:ind w:left="0"/>
              <w:rPr>
                <w:rFonts w:ascii="EYInterstate Light" w:eastAsiaTheme="minorHAnsi" w:hAnsi="EYInterstate Light" w:cstheme="majorBidi"/>
                <w:sz w:val="20"/>
                <w:szCs w:val="32"/>
              </w:rPr>
            </w:pPr>
            <w:r w:rsidRPr="00626604">
              <w:rPr>
                <w:rFonts w:ascii="EYInterstate Light" w:eastAsiaTheme="minorHAnsi" w:hAnsi="EYInterstate Light" w:cstheme="majorBidi"/>
                <w:sz w:val="20"/>
                <w:szCs w:val="32"/>
              </w:rPr>
              <w:t>External Systems</w:t>
            </w:r>
          </w:p>
        </w:tc>
        <w:tc>
          <w:tcPr>
            <w:tcW w:w="6840" w:type="dxa"/>
          </w:tcPr>
          <w:p w14:paraId="06D57F91" w14:textId="5A975A67" w:rsidR="00B90C26" w:rsidRPr="00626604" w:rsidRDefault="00E17448" w:rsidP="00B90C26">
            <w:pPr>
              <w:pStyle w:val="BodyText"/>
              <w:ind w:left="0"/>
              <w:rPr>
                <w:rFonts w:ascii="EYInterstate Light" w:eastAsiaTheme="minorHAnsi" w:hAnsi="EYInterstate Light" w:cstheme="majorBidi"/>
                <w:sz w:val="20"/>
                <w:szCs w:val="32"/>
              </w:rPr>
            </w:pPr>
            <w:r>
              <w:rPr>
                <w:rFonts w:ascii="EYInterstate Light" w:eastAsiaTheme="minorHAnsi" w:hAnsi="EYInterstate Light" w:cstheme="majorBidi"/>
                <w:sz w:val="20"/>
                <w:szCs w:val="32"/>
              </w:rPr>
              <w:t>Invoice Cloud</w:t>
            </w:r>
          </w:p>
        </w:tc>
      </w:tr>
    </w:tbl>
    <w:p w14:paraId="4F102511" w14:textId="77777777" w:rsidR="00B448BE" w:rsidRPr="00626604" w:rsidRDefault="00B448BE" w:rsidP="00B448BE">
      <w:pPr>
        <w:rPr>
          <w:rFonts w:ascii="EYInterstate Light" w:hAnsi="EYInterstate Light"/>
        </w:rPr>
      </w:pPr>
    </w:p>
    <w:p w14:paraId="37EFF5F3" w14:textId="5CD7AA47" w:rsidR="009E201D" w:rsidRPr="00626604" w:rsidRDefault="00CA0A84" w:rsidP="00540F28">
      <w:pPr>
        <w:pStyle w:val="Heading3"/>
      </w:pPr>
      <w:bookmarkStart w:id="39" w:name="_Toc212142093"/>
      <w:r w:rsidRPr="00626604">
        <w:t>Component Design</w:t>
      </w:r>
      <w:bookmarkEnd w:id="39"/>
    </w:p>
    <w:p w14:paraId="28BC5411" w14:textId="77777777" w:rsidR="00E4294E" w:rsidRPr="00626604" w:rsidRDefault="00E4294E" w:rsidP="001E1414">
      <w:pPr>
        <w:ind w:left="720"/>
        <w:rPr>
          <w:rFonts w:ascii="EYInterstate Light" w:hAnsi="EYInterstate Light"/>
          <w:b/>
          <w:u w:val="single"/>
        </w:rPr>
      </w:pPr>
      <w:r w:rsidRPr="00626604">
        <w:rPr>
          <w:rFonts w:ascii="EYInterstate Light" w:hAnsi="EYInterstate Light"/>
          <w:b/>
          <w:u w:val="single"/>
        </w:rPr>
        <w:t>Admin Configuration</w:t>
      </w:r>
    </w:p>
    <w:p w14:paraId="5BF1D110" w14:textId="5CE2179D" w:rsidR="00B448BE" w:rsidRPr="00626604" w:rsidRDefault="006828B0" w:rsidP="001E1414">
      <w:pPr>
        <w:ind w:left="720"/>
        <w:rPr>
          <w:rFonts w:ascii="EYInterstate Light" w:hAnsi="EYInterstate Light"/>
        </w:rPr>
      </w:pPr>
      <w:r>
        <w:rPr>
          <w:rFonts w:ascii="EYInterstate Light" w:hAnsi="EYInterstate Light"/>
        </w:rPr>
        <w:t>N/A</w:t>
      </w:r>
    </w:p>
    <w:p w14:paraId="66EE3830" w14:textId="77777777" w:rsidR="00E4294E" w:rsidRPr="00626604" w:rsidRDefault="00E4294E" w:rsidP="001E1414">
      <w:pPr>
        <w:ind w:left="720"/>
        <w:rPr>
          <w:rFonts w:ascii="EYInterstate Light" w:hAnsi="EYInterstate Light"/>
          <w:b/>
          <w:u w:val="single"/>
        </w:rPr>
      </w:pPr>
      <w:r w:rsidRPr="00626604">
        <w:rPr>
          <w:rFonts w:ascii="EYInterstate Light" w:hAnsi="EYInterstate Light"/>
          <w:b/>
          <w:u w:val="single"/>
        </w:rPr>
        <w:t>Object Configuration</w:t>
      </w:r>
    </w:p>
    <w:p w14:paraId="7770CA78" w14:textId="5EB30A8A" w:rsidR="00875B22" w:rsidRDefault="00875B22" w:rsidP="00875B22">
      <w:pPr>
        <w:pStyle w:val="ListParagraph"/>
        <w:numPr>
          <w:ilvl w:val="1"/>
          <w:numId w:val="11"/>
        </w:numPr>
        <w:rPr>
          <w:rFonts w:ascii="EYInterstate Light" w:hAnsi="EYInterstate Light"/>
        </w:rPr>
      </w:pPr>
      <w:r>
        <w:rPr>
          <w:rFonts w:ascii="EYInterstate Light" w:hAnsi="EYInterstate Light"/>
        </w:rPr>
        <w:t>To Do Type</w:t>
      </w:r>
    </w:p>
    <w:p w14:paraId="6F857478" w14:textId="1BC741A0" w:rsidR="00AE0BA7" w:rsidRDefault="005F437E" w:rsidP="00AE0BA7">
      <w:pPr>
        <w:pStyle w:val="ListParagraph"/>
        <w:numPr>
          <w:ilvl w:val="2"/>
          <w:numId w:val="11"/>
        </w:numPr>
        <w:rPr>
          <w:rFonts w:ascii="EYInterstate Light" w:hAnsi="EYInterstate Light"/>
        </w:rPr>
      </w:pPr>
      <w:r w:rsidRPr="005F437E">
        <w:rPr>
          <w:rFonts w:ascii="EYInterstate Light" w:hAnsi="EYInterstate Light"/>
        </w:rPr>
        <w:t>CM-DRERR</w:t>
      </w:r>
    </w:p>
    <w:p w14:paraId="3D144F09" w14:textId="44C326B8" w:rsidR="00875B22" w:rsidRDefault="00875B22" w:rsidP="00875B22">
      <w:pPr>
        <w:pStyle w:val="ListParagraph"/>
        <w:numPr>
          <w:ilvl w:val="1"/>
          <w:numId w:val="11"/>
        </w:numPr>
        <w:rPr>
          <w:rFonts w:ascii="EYInterstate Light" w:hAnsi="EYInterstate Light"/>
        </w:rPr>
      </w:pPr>
      <w:r>
        <w:rPr>
          <w:rFonts w:ascii="EYInterstate Light" w:hAnsi="EYInterstate Light"/>
        </w:rPr>
        <w:t>Feature Configuration</w:t>
      </w:r>
    </w:p>
    <w:p w14:paraId="4A5DEEF7" w14:textId="5EBE9641" w:rsidR="005F437E" w:rsidRDefault="005F437E" w:rsidP="005F437E">
      <w:pPr>
        <w:pStyle w:val="ListParagraph"/>
        <w:numPr>
          <w:ilvl w:val="2"/>
          <w:numId w:val="11"/>
        </w:numPr>
        <w:rPr>
          <w:rFonts w:ascii="EYInterstate Light" w:hAnsi="EYInterstate Light"/>
        </w:rPr>
      </w:pPr>
      <w:r w:rsidRPr="005F437E">
        <w:rPr>
          <w:rFonts w:ascii="EYInterstate Light" w:hAnsi="EYInterstate Light"/>
        </w:rPr>
        <w:t>CM-ICFEAT</w:t>
      </w:r>
    </w:p>
    <w:p w14:paraId="659AA0EC" w14:textId="0D46D186" w:rsidR="00875B22" w:rsidRDefault="00875B22" w:rsidP="00875B22">
      <w:pPr>
        <w:pStyle w:val="ListParagraph"/>
        <w:numPr>
          <w:ilvl w:val="1"/>
          <w:numId w:val="11"/>
        </w:numPr>
        <w:rPr>
          <w:rFonts w:ascii="EYInterstate Light" w:hAnsi="EYInterstate Light"/>
        </w:rPr>
      </w:pPr>
      <w:r>
        <w:rPr>
          <w:rFonts w:ascii="EYInterstate Light" w:hAnsi="EYInterstate Light"/>
        </w:rPr>
        <w:t>Message</w:t>
      </w:r>
    </w:p>
    <w:p w14:paraId="2E2DB0A2" w14:textId="77777777" w:rsidR="005F437E" w:rsidRDefault="005F437E" w:rsidP="005F437E">
      <w:pPr>
        <w:pStyle w:val="ListParagraph"/>
        <w:numPr>
          <w:ilvl w:val="2"/>
          <w:numId w:val="11"/>
        </w:numPr>
        <w:rPr>
          <w:rFonts w:ascii="EYInterstate Light" w:hAnsi="EYInterstate Light"/>
        </w:rPr>
      </w:pPr>
      <w:r>
        <w:rPr>
          <w:rFonts w:ascii="EYInterstate Light" w:hAnsi="EYInterstate Light"/>
        </w:rPr>
        <w:t>90005, 10101</w:t>
      </w:r>
    </w:p>
    <w:p w14:paraId="5CF87730" w14:textId="305D19F9" w:rsidR="005F437E" w:rsidRDefault="005F437E" w:rsidP="005F437E">
      <w:pPr>
        <w:pStyle w:val="ListParagraph"/>
        <w:numPr>
          <w:ilvl w:val="2"/>
          <w:numId w:val="11"/>
        </w:numPr>
        <w:rPr>
          <w:rFonts w:ascii="EYInterstate Light" w:hAnsi="EYInterstate Light"/>
        </w:rPr>
      </w:pPr>
      <w:r>
        <w:rPr>
          <w:rFonts w:ascii="EYInterstate Light" w:hAnsi="EYInterstate Light"/>
        </w:rPr>
        <w:t>90005, 10103</w:t>
      </w:r>
    </w:p>
    <w:p w14:paraId="48844BC9" w14:textId="46ED9CE1" w:rsidR="005F437E" w:rsidRDefault="005F437E" w:rsidP="005F437E">
      <w:pPr>
        <w:pStyle w:val="ListParagraph"/>
        <w:numPr>
          <w:ilvl w:val="2"/>
          <w:numId w:val="11"/>
        </w:numPr>
        <w:rPr>
          <w:rFonts w:ascii="EYInterstate Light" w:hAnsi="EYInterstate Light"/>
        </w:rPr>
      </w:pPr>
      <w:r>
        <w:rPr>
          <w:rFonts w:ascii="EYInterstate Light" w:hAnsi="EYInterstate Light"/>
        </w:rPr>
        <w:t>90005, 10105</w:t>
      </w:r>
    </w:p>
    <w:p w14:paraId="73B9B74B" w14:textId="678E0E92" w:rsidR="005F437E" w:rsidRDefault="005F437E" w:rsidP="005F437E">
      <w:pPr>
        <w:pStyle w:val="ListParagraph"/>
        <w:numPr>
          <w:ilvl w:val="2"/>
          <w:numId w:val="11"/>
        </w:numPr>
        <w:rPr>
          <w:rFonts w:ascii="EYInterstate Light" w:hAnsi="EYInterstate Light"/>
        </w:rPr>
      </w:pPr>
      <w:r>
        <w:rPr>
          <w:rFonts w:ascii="EYInterstate Light" w:hAnsi="EYInterstate Light"/>
        </w:rPr>
        <w:t>90005, 10106</w:t>
      </w:r>
    </w:p>
    <w:p w14:paraId="67C19A28" w14:textId="59FE0DD2" w:rsidR="00AA185C" w:rsidRPr="00875B22" w:rsidRDefault="00AA185C" w:rsidP="00875B22">
      <w:pPr>
        <w:pStyle w:val="ListParagraph"/>
        <w:rPr>
          <w:rFonts w:ascii="EYInterstate Light" w:hAnsi="EYInterstate Light"/>
        </w:rPr>
      </w:pPr>
    </w:p>
    <w:p w14:paraId="09DF82DE" w14:textId="77777777" w:rsidR="00E4294E" w:rsidRPr="00626604" w:rsidRDefault="00E4294E" w:rsidP="001E1414">
      <w:pPr>
        <w:ind w:left="720"/>
        <w:rPr>
          <w:rFonts w:ascii="EYInterstate Light" w:hAnsi="EYInterstate Light"/>
          <w:b/>
          <w:u w:val="single"/>
        </w:rPr>
      </w:pPr>
      <w:r w:rsidRPr="00626604">
        <w:rPr>
          <w:rFonts w:ascii="EYInterstate Light" w:hAnsi="EYInterstate Light"/>
          <w:b/>
          <w:u w:val="single"/>
        </w:rPr>
        <w:lastRenderedPageBreak/>
        <w:t>Component Configuration</w:t>
      </w:r>
    </w:p>
    <w:p w14:paraId="74BAE81A" w14:textId="4FC76C2B" w:rsidR="006828B0" w:rsidRDefault="006828B0" w:rsidP="006828B0">
      <w:pPr>
        <w:pStyle w:val="ListParagraph"/>
        <w:numPr>
          <w:ilvl w:val="1"/>
          <w:numId w:val="11"/>
        </w:numPr>
        <w:rPr>
          <w:rFonts w:ascii="EYInterstate Light" w:hAnsi="EYInterstate Light"/>
        </w:rPr>
      </w:pPr>
      <w:r>
        <w:rPr>
          <w:rFonts w:ascii="EYInterstate Light" w:hAnsi="EYInterstate Light"/>
        </w:rPr>
        <w:t>Script</w:t>
      </w:r>
    </w:p>
    <w:p w14:paraId="79FAD45E" w14:textId="193E48FD" w:rsidR="006828B0" w:rsidRPr="005555F5" w:rsidRDefault="00022C93" w:rsidP="005555F5">
      <w:pPr>
        <w:pStyle w:val="ListParagraph"/>
        <w:numPr>
          <w:ilvl w:val="2"/>
          <w:numId w:val="11"/>
        </w:numPr>
        <w:rPr>
          <w:rFonts w:ascii="EYInterstate Light" w:hAnsi="EYInterstate Light"/>
        </w:rPr>
      </w:pPr>
      <w:proofErr w:type="spellStart"/>
      <w:r>
        <w:rPr>
          <w:rFonts w:ascii="EYInterstate Light" w:hAnsi="EYInterstate Light"/>
        </w:rPr>
        <w:t>CM_</w:t>
      </w:r>
      <w:r w:rsidR="00F93F78">
        <w:rPr>
          <w:rFonts w:ascii="EYInterstate Light" w:hAnsi="EYInterstate Light"/>
        </w:rPr>
        <w:t>GetCurBal</w:t>
      </w:r>
      <w:proofErr w:type="spellEnd"/>
    </w:p>
    <w:p w14:paraId="0672FE52" w14:textId="77777777" w:rsidR="00E4294E" w:rsidRPr="00626604" w:rsidRDefault="00E4294E" w:rsidP="001E1414">
      <w:pPr>
        <w:ind w:left="720"/>
        <w:rPr>
          <w:rFonts w:ascii="EYInterstate Light" w:hAnsi="EYInterstate Light"/>
          <w:b/>
          <w:u w:val="single"/>
        </w:rPr>
      </w:pPr>
      <w:r w:rsidRPr="00626604">
        <w:rPr>
          <w:rFonts w:ascii="EYInterstate Light" w:hAnsi="EYInterstate Light"/>
          <w:b/>
          <w:u w:val="single"/>
        </w:rPr>
        <w:t>Integration Configuration</w:t>
      </w:r>
    </w:p>
    <w:p w14:paraId="1DD4A759" w14:textId="5C3A4EB5" w:rsidR="00B448BE" w:rsidRPr="00626604" w:rsidRDefault="006828B0" w:rsidP="001E1414">
      <w:pPr>
        <w:ind w:left="720"/>
        <w:rPr>
          <w:rFonts w:ascii="EYInterstate Light" w:hAnsi="EYInterstate Light"/>
        </w:rPr>
      </w:pPr>
      <w:r>
        <w:rPr>
          <w:rFonts w:ascii="EYInterstate Light" w:hAnsi="EYInterstate Light"/>
        </w:rPr>
        <w:t>N/A</w:t>
      </w:r>
      <w:r w:rsidR="00362C7B" w:rsidRPr="00626604">
        <w:rPr>
          <w:rFonts w:ascii="EYInterstate Light" w:hAnsi="EYInterstate Light"/>
        </w:rPr>
        <w:br/>
      </w:r>
    </w:p>
    <w:p w14:paraId="0224D209" w14:textId="58E7BD30" w:rsidR="00F13ABF" w:rsidRPr="00626604" w:rsidRDefault="00D34A4F" w:rsidP="00540F28">
      <w:pPr>
        <w:pStyle w:val="Heading3"/>
      </w:pPr>
      <w:bookmarkStart w:id="40" w:name="_Toc212142094"/>
      <w:r w:rsidRPr="00626604">
        <w:t>CCS</w:t>
      </w:r>
      <w:r w:rsidR="00FB7521" w:rsidRPr="00626604">
        <w:t xml:space="preserve"> </w:t>
      </w:r>
      <w:r w:rsidR="00F13ABF" w:rsidRPr="00626604">
        <w:t>Exception Handling and Notification</w:t>
      </w:r>
      <w:bookmarkEnd w:id="40"/>
    </w:p>
    <w:p w14:paraId="599A486F" w14:textId="0582E216" w:rsidR="009A4507" w:rsidRPr="00626604" w:rsidRDefault="00FB0728" w:rsidP="009A4507">
      <w:pPr>
        <w:rPr>
          <w:rFonts w:ascii="EYInterstate Light" w:hAnsi="EYInterstate Light"/>
        </w:rPr>
      </w:pPr>
      <w:r>
        <w:rPr>
          <w:rFonts w:ascii="EYInterstate Light" w:hAnsi="EYInterstate Light"/>
        </w:rPr>
        <w:t xml:space="preserve">A To Do Entry will be </w:t>
      </w:r>
      <w:r w:rsidR="000960C5">
        <w:rPr>
          <w:rFonts w:ascii="EYInterstate Light" w:hAnsi="EYInterstate Light"/>
        </w:rPr>
        <w:t>created,</w:t>
      </w:r>
      <w:r>
        <w:rPr>
          <w:rFonts w:ascii="EYInterstate Light" w:hAnsi="EYInterstate Light"/>
        </w:rPr>
        <w:t xml:space="preserve"> </w:t>
      </w:r>
      <w:r w:rsidR="000960C5">
        <w:rPr>
          <w:rFonts w:ascii="EYInterstate Light" w:hAnsi="EYInterstate Light"/>
        </w:rPr>
        <w:t xml:space="preserve">and an email notification will be sent </w:t>
      </w:r>
      <w:r>
        <w:rPr>
          <w:rFonts w:ascii="EYInterstate Light" w:hAnsi="EYInterstate Light"/>
        </w:rPr>
        <w:t xml:space="preserve">when the provided account ID is not valid. </w:t>
      </w:r>
      <w:r w:rsidR="000960C5">
        <w:rPr>
          <w:rFonts w:ascii="EYInterstate Light" w:hAnsi="EYInterstate Light"/>
        </w:rPr>
        <w:t xml:space="preserve">For </w:t>
      </w:r>
      <w:proofErr w:type="gramStart"/>
      <w:r w:rsidR="000960C5">
        <w:rPr>
          <w:rFonts w:ascii="EYInterstate Light" w:hAnsi="EYInterstate Light"/>
        </w:rPr>
        <w:t>instances</w:t>
      </w:r>
      <w:proofErr w:type="gramEnd"/>
      <w:r w:rsidR="000960C5">
        <w:rPr>
          <w:rFonts w:ascii="EYInterstate Light" w:hAnsi="EYInterstate Light"/>
        </w:rPr>
        <w:t xml:space="preserve"> where the </w:t>
      </w:r>
      <w:r w:rsidR="00182507">
        <w:rPr>
          <w:rFonts w:ascii="EYInterstate Light" w:hAnsi="EYInterstate Light"/>
        </w:rPr>
        <w:t xml:space="preserve">exception is caused by the feature configuration, no To Do Entry will be </w:t>
      </w:r>
      <w:proofErr w:type="gramStart"/>
      <w:r w:rsidR="00182507">
        <w:rPr>
          <w:rFonts w:ascii="EYInterstate Light" w:hAnsi="EYInterstate Light"/>
        </w:rPr>
        <w:t>created</w:t>
      </w:r>
      <w:proofErr w:type="gramEnd"/>
      <w:r w:rsidR="00182507">
        <w:rPr>
          <w:rFonts w:ascii="EYInterstate Light" w:hAnsi="EYInterstate Light"/>
        </w:rPr>
        <w:t xml:space="preserve"> </w:t>
      </w:r>
      <w:r w:rsidR="00B505F9">
        <w:rPr>
          <w:rFonts w:ascii="EYInterstate Light" w:hAnsi="EYInterstate Light"/>
        </w:rPr>
        <w:t>and no</w:t>
      </w:r>
      <w:r w:rsidR="00182507">
        <w:rPr>
          <w:rFonts w:ascii="EYInterstate Light" w:hAnsi="EYInterstate Light"/>
        </w:rPr>
        <w:t xml:space="preserve"> email notification will be sent.</w:t>
      </w:r>
      <w:r w:rsidR="009A4507" w:rsidRPr="00626604">
        <w:rPr>
          <w:rFonts w:ascii="EYInterstate Light" w:hAnsi="EYInterstate Light"/>
        </w:rPr>
        <w:br/>
      </w:r>
    </w:p>
    <w:p w14:paraId="316425AD" w14:textId="422A1482" w:rsidR="004660C4" w:rsidRPr="00626604" w:rsidRDefault="00F13ABF" w:rsidP="00540F28">
      <w:pPr>
        <w:pStyle w:val="Heading3"/>
      </w:pPr>
      <w:bookmarkStart w:id="41" w:name="_Messages"/>
      <w:bookmarkStart w:id="42" w:name="_Toc212142095"/>
      <w:bookmarkEnd w:id="41"/>
      <w:r w:rsidRPr="00626604">
        <w:t>Messages</w:t>
      </w:r>
      <w:bookmarkEnd w:id="42"/>
    </w:p>
    <w:tbl>
      <w:tblPr>
        <w:tblW w:w="9450" w:type="dxa"/>
        <w:tblInd w:w="-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340"/>
        <w:gridCol w:w="3555"/>
        <w:gridCol w:w="3555"/>
      </w:tblGrid>
      <w:tr w:rsidR="004660C4" w:rsidRPr="00626604" w14:paraId="22BA960F" w14:textId="77777777" w:rsidTr="00937B51">
        <w:trPr>
          <w:cantSplit/>
          <w:tblHeader/>
        </w:trPr>
        <w:tc>
          <w:tcPr>
            <w:tcW w:w="2340" w:type="dxa"/>
            <w:tcBorders>
              <w:top w:val="single" w:sz="6" w:space="0" w:color="auto"/>
              <w:left w:val="single" w:sz="6" w:space="0" w:color="auto"/>
              <w:bottom w:val="single" w:sz="6" w:space="0" w:color="auto"/>
              <w:right w:val="single" w:sz="6" w:space="0" w:color="auto"/>
            </w:tcBorders>
            <w:shd w:val="clear" w:color="auto" w:fill="002060"/>
          </w:tcPr>
          <w:p w14:paraId="6A062D58" w14:textId="77777777" w:rsidR="004660C4" w:rsidRPr="00626604" w:rsidRDefault="004660C4" w:rsidP="004B5901">
            <w:pPr>
              <w:spacing w:after="0"/>
              <w:rPr>
                <w:rFonts w:ascii="EYInterstate Light" w:hAnsi="EYInterstate Light" w:cstheme="minorHAnsi"/>
                <w:b/>
                <w:color w:val="FFFFFF" w:themeColor="background1"/>
                <w:szCs w:val="20"/>
              </w:rPr>
            </w:pPr>
            <w:r w:rsidRPr="00626604">
              <w:rPr>
                <w:rFonts w:ascii="EYInterstate Light" w:hAnsi="EYInterstate Light" w:cstheme="minorBidi"/>
                <w:b/>
                <w:bCs/>
                <w:color w:val="FFFFFF" w:themeColor="background1"/>
              </w:rPr>
              <w:t>Message Number</w:t>
            </w:r>
          </w:p>
        </w:tc>
        <w:tc>
          <w:tcPr>
            <w:tcW w:w="3555" w:type="dxa"/>
            <w:tcBorders>
              <w:top w:val="single" w:sz="6" w:space="0" w:color="auto"/>
              <w:left w:val="single" w:sz="6" w:space="0" w:color="auto"/>
              <w:bottom w:val="single" w:sz="6" w:space="0" w:color="auto"/>
              <w:right w:val="single" w:sz="6" w:space="0" w:color="auto"/>
            </w:tcBorders>
            <w:shd w:val="clear" w:color="auto" w:fill="002060"/>
          </w:tcPr>
          <w:p w14:paraId="0A067E76" w14:textId="77777777" w:rsidR="004660C4" w:rsidRPr="00626604" w:rsidRDefault="004660C4" w:rsidP="004B5901">
            <w:pPr>
              <w:spacing w:after="0"/>
              <w:rPr>
                <w:rFonts w:ascii="EYInterstate Light" w:hAnsi="EYInterstate Light" w:cstheme="minorBidi"/>
                <w:b/>
                <w:bCs/>
                <w:color w:val="FFFFFF" w:themeColor="background1"/>
              </w:rPr>
            </w:pPr>
            <w:r w:rsidRPr="00626604">
              <w:rPr>
                <w:rFonts w:ascii="EYInterstate Light" w:hAnsi="EYInterstate Light" w:cstheme="minorBidi"/>
                <w:b/>
                <w:bCs/>
                <w:color w:val="FFFFFF" w:themeColor="background1"/>
              </w:rPr>
              <w:t>Message Text</w:t>
            </w:r>
          </w:p>
        </w:tc>
        <w:tc>
          <w:tcPr>
            <w:tcW w:w="3555" w:type="dxa"/>
            <w:tcBorders>
              <w:top w:val="single" w:sz="6" w:space="0" w:color="auto"/>
              <w:left w:val="single" w:sz="6" w:space="0" w:color="auto"/>
              <w:bottom w:val="single" w:sz="6" w:space="0" w:color="auto"/>
              <w:right w:val="single" w:sz="6" w:space="0" w:color="auto"/>
            </w:tcBorders>
            <w:shd w:val="clear" w:color="auto" w:fill="002060"/>
          </w:tcPr>
          <w:p w14:paraId="362E2127" w14:textId="77777777" w:rsidR="004660C4" w:rsidRPr="00626604" w:rsidRDefault="004660C4" w:rsidP="004B5901">
            <w:pPr>
              <w:spacing w:after="0"/>
              <w:rPr>
                <w:rFonts w:ascii="EYInterstate Light" w:hAnsi="EYInterstate Light" w:cstheme="minorBidi"/>
                <w:b/>
                <w:bCs/>
                <w:color w:val="FFFFFF" w:themeColor="background1"/>
              </w:rPr>
            </w:pPr>
            <w:r w:rsidRPr="00626604">
              <w:rPr>
                <w:rFonts w:ascii="EYInterstate Light" w:hAnsi="EYInterstate Light" w:cstheme="minorBidi"/>
                <w:b/>
                <w:bCs/>
                <w:color w:val="FFFFFF" w:themeColor="background1"/>
              </w:rPr>
              <w:t>Message Parameters</w:t>
            </w:r>
          </w:p>
        </w:tc>
      </w:tr>
      <w:tr w:rsidR="00F12A8D" w:rsidRPr="00626604" w14:paraId="4C15F195" w14:textId="77777777" w:rsidTr="00937B51">
        <w:trPr>
          <w:cantSplit/>
          <w:tblHeader/>
        </w:trPr>
        <w:tc>
          <w:tcPr>
            <w:tcW w:w="2340" w:type="dxa"/>
            <w:tcBorders>
              <w:top w:val="single" w:sz="6" w:space="0" w:color="auto"/>
              <w:left w:val="single" w:sz="6" w:space="0" w:color="auto"/>
              <w:bottom w:val="single" w:sz="6" w:space="0" w:color="auto"/>
              <w:right w:val="single" w:sz="6" w:space="0" w:color="auto"/>
            </w:tcBorders>
          </w:tcPr>
          <w:p w14:paraId="2F48F89A" w14:textId="3A0C6FB6" w:rsidR="00F12A8D" w:rsidRPr="00875B22" w:rsidRDefault="00161701" w:rsidP="00F12A8D">
            <w:pPr>
              <w:spacing w:after="0"/>
              <w:rPr>
                <w:rFonts w:ascii="EYInterstate Light" w:hAnsi="EYInterstate Light" w:cstheme="minorBidi"/>
                <w:b/>
                <w:bCs/>
              </w:rPr>
            </w:pPr>
            <w:r>
              <w:rPr>
                <w:rFonts w:ascii="EYInterstate Light" w:hAnsi="EYInterstate Light" w:cstheme="minorBidi"/>
                <w:b/>
                <w:bCs/>
              </w:rPr>
              <w:t>90005, 10101</w:t>
            </w:r>
            <w:r w:rsidR="002B0495">
              <w:rPr>
                <w:rFonts w:ascii="EYInterstate Light" w:hAnsi="EYInterstate Light" w:cstheme="minorBidi"/>
                <w:b/>
                <w:bCs/>
              </w:rPr>
              <w:t xml:space="preserve"> (MSG1)</w:t>
            </w:r>
          </w:p>
        </w:tc>
        <w:tc>
          <w:tcPr>
            <w:tcW w:w="3555" w:type="dxa"/>
            <w:tcBorders>
              <w:top w:val="single" w:sz="6" w:space="0" w:color="auto"/>
              <w:left w:val="single" w:sz="6" w:space="0" w:color="auto"/>
              <w:bottom w:val="single" w:sz="6" w:space="0" w:color="auto"/>
              <w:right w:val="single" w:sz="6" w:space="0" w:color="auto"/>
            </w:tcBorders>
          </w:tcPr>
          <w:p w14:paraId="1D75EB57" w14:textId="63E1BA9D" w:rsidR="00F12A8D" w:rsidRPr="00875B22" w:rsidRDefault="00D30DCE" w:rsidP="00F12A8D">
            <w:pPr>
              <w:spacing w:after="0"/>
              <w:rPr>
                <w:rFonts w:ascii="EYInterstate Light" w:hAnsi="EYInterstate Light" w:cstheme="minorBidi"/>
                <w:b/>
                <w:bCs/>
              </w:rPr>
            </w:pPr>
            <w:r w:rsidRPr="00D30DCE">
              <w:rPr>
                <w:rFonts w:ascii="EYInterstate Light" w:hAnsi="EYInterstate Light" w:cstheme="minorBidi"/>
                <w:b/>
                <w:bCs/>
              </w:rPr>
              <w:t>Feature Configuration for Feature Type %1 is missing.</w:t>
            </w:r>
          </w:p>
        </w:tc>
        <w:tc>
          <w:tcPr>
            <w:tcW w:w="3555" w:type="dxa"/>
            <w:tcBorders>
              <w:top w:val="single" w:sz="6" w:space="0" w:color="auto"/>
              <w:left w:val="single" w:sz="6" w:space="0" w:color="auto"/>
              <w:bottom w:val="single" w:sz="6" w:space="0" w:color="auto"/>
              <w:right w:val="single" w:sz="6" w:space="0" w:color="auto"/>
            </w:tcBorders>
          </w:tcPr>
          <w:p w14:paraId="4FD22659" w14:textId="45A5A3CB" w:rsidR="00F12A8D" w:rsidRPr="00875B22" w:rsidRDefault="00D30DCE" w:rsidP="00F12A8D">
            <w:pPr>
              <w:spacing w:after="0"/>
              <w:rPr>
                <w:rFonts w:ascii="EYInterstate Light" w:hAnsi="EYInterstate Light" w:cstheme="minorBidi"/>
                <w:b/>
                <w:bCs/>
              </w:rPr>
            </w:pPr>
            <w:r>
              <w:rPr>
                <w:rFonts w:ascii="EYInterstate Light" w:hAnsi="EYInterstate Light" w:cstheme="minorBidi"/>
                <w:b/>
                <w:bCs/>
              </w:rPr>
              <w:t xml:space="preserve">%1 = </w:t>
            </w:r>
            <w:r w:rsidR="00161701">
              <w:rPr>
                <w:rFonts w:ascii="EYInterstate Light" w:hAnsi="EYInterstate Light" w:cstheme="minorBidi"/>
                <w:b/>
                <w:bCs/>
              </w:rPr>
              <w:t>Feature Type</w:t>
            </w:r>
          </w:p>
        </w:tc>
      </w:tr>
      <w:tr w:rsidR="00F12A8D" w:rsidRPr="00626604" w14:paraId="3052EDBD" w14:textId="77777777" w:rsidTr="00937B51">
        <w:trPr>
          <w:cantSplit/>
          <w:tblHeader/>
        </w:trPr>
        <w:tc>
          <w:tcPr>
            <w:tcW w:w="2340" w:type="dxa"/>
            <w:tcBorders>
              <w:top w:val="single" w:sz="6" w:space="0" w:color="auto"/>
              <w:left w:val="single" w:sz="6" w:space="0" w:color="auto"/>
              <w:bottom w:val="single" w:sz="6" w:space="0" w:color="auto"/>
              <w:right w:val="single" w:sz="6" w:space="0" w:color="auto"/>
            </w:tcBorders>
          </w:tcPr>
          <w:p w14:paraId="3941BC91" w14:textId="06610D10" w:rsidR="00F12A8D" w:rsidRPr="00875B22" w:rsidRDefault="00F12A8D" w:rsidP="00F12A8D">
            <w:pPr>
              <w:spacing w:after="0"/>
              <w:rPr>
                <w:rFonts w:ascii="EYInterstate Light" w:hAnsi="EYInterstate Light" w:cstheme="minorBidi"/>
                <w:b/>
                <w:bCs/>
              </w:rPr>
            </w:pPr>
            <w:r w:rsidRPr="00070EAD">
              <w:rPr>
                <w:rFonts w:ascii="EYInterstate Light" w:hAnsi="EYInterstate Light" w:cstheme="minorBidi"/>
                <w:b/>
                <w:bCs/>
              </w:rPr>
              <w:t>90005</w:t>
            </w:r>
            <w:r w:rsidR="00161701">
              <w:rPr>
                <w:rFonts w:ascii="EYInterstate Light" w:hAnsi="EYInterstate Light" w:cstheme="minorBidi"/>
                <w:b/>
                <w:bCs/>
              </w:rPr>
              <w:t>, 10103</w:t>
            </w:r>
            <w:r w:rsidR="002B0495">
              <w:rPr>
                <w:rFonts w:ascii="EYInterstate Light" w:hAnsi="EYInterstate Light" w:cstheme="minorBidi"/>
                <w:b/>
                <w:bCs/>
              </w:rPr>
              <w:t xml:space="preserve"> (MSG2)</w:t>
            </w:r>
          </w:p>
        </w:tc>
        <w:tc>
          <w:tcPr>
            <w:tcW w:w="3555" w:type="dxa"/>
            <w:tcBorders>
              <w:top w:val="single" w:sz="6" w:space="0" w:color="auto"/>
              <w:left w:val="single" w:sz="6" w:space="0" w:color="auto"/>
              <w:bottom w:val="single" w:sz="6" w:space="0" w:color="auto"/>
              <w:right w:val="single" w:sz="6" w:space="0" w:color="auto"/>
            </w:tcBorders>
          </w:tcPr>
          <w:p w14:paraId="29EBE529" w14:textId="2C9252EA" w:rsidR="00F12A8D" w:rsidRPr="00875B22" w:rsidRDefault="00161701" w:rsidP="00F12A8D">
            <w:pPr>
              <w:spacing w:after="0"/>
              <w:rPr>
                <w:rFonts w:ascii="EYInterstate Light" w:hAnsi="EYInterstate Light" w:cstheme="minorBidi"/>
                <w:b/>
                <w:bCs/>
              </w:rPr>
            </w:pPr>
            <w:r w:rsidRPr="00161701">
              <w:rPr>
                <w:rFonts w:ascii="EYInterstate Light" w:hAnsi="EYInterstate Light" w:cstheme="minorBidi"/>
                <w:b/>
                <w:bCs/>
              </w:rPr>
              <w:t>Feature Configuration %1 Option Type %2%3 is missing.</w:t>
            </w:r>
          </w:p>
        </w:tc>
        <w:tc>
          <w:tcPr>
            <w:tcW w:w="3555" w:type="dxa"/>
            <w:tcBorders>
              <w:top w:val="single" w:sz="6" w:space="0" w:color="auto"/>
              <w:left w:val="single" w:sz="6" w:space="0" w:color="auto"/>
              <w:bottom w:val="single" w:sz="6" w:space="0" w:color="auto"/>
              <w:right w:val="single" w:sz="6" w:space="0" w:color="auto"/>
            </w:tcBorders>
          </w:tcPr>
          <w:p w14:paraId="5D535B68" w14:textId="77777777" w:rsidR="00F12A8D" w:rsidRDefault="00161701" w:rsidP="00F12A8D">
            <w:pPr>
              <w:spacing w:after="0"/>
              <w:rPr>
                <w:rFonts w:ascii="EYInterstate Light" w:hAnsi="EYInterstate Light" w:cstheme="minorBidi"/>
                <w:b/>
                <w:bCs/>
              </w:rPr>
            </w:pPr>
            <w:r>
              <w:rPr>
                <w:rFonts w:ascii="EYInterstate Light" w:hAnsi="EYInterstate Light" w:cstheme="minorBidi"/>
                <w:b/>
                <w:bCs/>
              </w:rPr>
              <w:t>%1 = Feature Configuration</w:t>
            </w:r>
          </w:p>
          <w:p w14:paraId="1E87540A" w14:textId="663B2380" w:rsidR="00161701" w:rsidRDefault="00161701" w:rsidP="00F12A8D">
            <w:pPr>
              <w:spacing w:after="0"/>
              <w:rPr>
                <w:rFonts w:ascii="EYInterstate Light" w:hAnsi="EYInterstate Light" w:cstheme="minorBidi"/>
                <w:b/>
                <w:bCs/>
              </w:rPr>
            </w:pPr>
            <w:r>
              <w:rPr>
                <w:rFonts w:ascii="EYInterstate Light" w:hAnsi="EYInterstate Light" w:cstheme="minorBidi"/>
                <w:b/>
                <w:bCs/>
              </w:rPr>
              <w:t>%2 = Option Type</w:t>
            </w:r>
            <w:r w:rsidR="4848F7F0" w:rsidRPr="577C9EF8">
              <w:rPr>
                <w:rFonts w:ascii="EYInterstate Light" w:hAnsi="EYInterstate Light" w:cstheme="minorBidi"/>
                <w:b/>
                <w:bCs/>
              </w:rPr>
              <w:t xml:space="preserve"> Description</w:t>
            </w:r>
          </w:p>
          <w:p w14:paraId="59C3319B" w14:textId="3AB9EF76" w:rsidR="00161701" w:rsidRPr="00875B22" w:rsidRDefault="00161701" w:rsidP="00F12A8D">
            <w:pPr>
              <w:spacing w:after="0"/>
              <w:rPr>
                <w:rFonts w:ascii="EYInterstate Light" w:hAnsi="EYInterstate Light" w:cstheme="minorBidi"/>
                <w:b/>
                <w:bCs/>
              </w:rPr>
            </w:pPr>
            <w:r>
              <w:rPr>
                <w:rFonts w:ascii="EYInterstate Light" w:hAnsi="EYInterstate Light" w:cstheme="minorBidi"/>
                <w:b/>
                <w:bCs/>
              </w:rPr>
              <w:t>%3 = BLANK</w:t>
            </w:r>
          </w:p>
        </w:tc>
      </w:tr>
      <w:tr w:rsidR="00F12A8D" w:rsidRPr="00626604" w14:paraId="3CCC5F29" w14:textId="77777777" w:rsidTr="00937B51">
        <w:trPr>
          <w:cantSplit/>
          <w:tblHeader/>
        </w:trPr>
        <w:tc>
          <w:tcPr>
            <w:tcW w:w="2340" w:type="dxa"/>
            <w:tcBorders>
              <w:top w:val="single" w:sz="6" w:space="0" w:color="auto"/>
              <w:left w:val="single" w:sz="6" w:space="0" w:color="auto"/>
              <w:bottom w:val="single" w:sz="6" w:space="0" w:color="auto"/>
              <w:right w:val="single" w:sz="6" w:space="0" w:color="auto"/>
            </w:tcBorders>
          </w:tcPr>
          <w:p w14:paraId="397F3A2B" w14:textId="15CDBA46" w:rsidR="00F12A8D" w:rsidRPr="00875B22" w:rsidRDefault="00F12A8D" w:rsidP="00F12A8D">
            <w:pPr>
              <w:spacing w:after="0"/>
              <w:rPr>
                <w:rFonts w:ascii="EYInterstate Light" w:hAnsi="EYInterstate Light" w:cstheme="minorBidi"/>
                <w:b/>
                <w:bCs/>
              </w:rPr>
            </w:pPr>
            <w:r w:rsidRPr="00070EAD">
              <w:rPr>
                <w:rFonts w:ascii="EYInterstate Light" w:hAnsi="EYInterstate Light" w:cstheme="minorBidi"/>
                <w:b/>
                <w:bCs/>
              </w:rPr>
              <w:t>90005</w:t>
            </w:r>
            <w:r w:rsidR="00161701">
              <w:rPr>
                <w:rFonts w:ascii="EYInterstate Light" w:hAnsi="EYInterstate Light" w:cstheme="minorBidi"/>
                <w:b/>
                <w:bCs/>
              </w:rPr>
              <w:t xml:space="preserve">, </w:t>
            </w:r>
            <w:r w:rsidR="0063152A">
              <w:rPr>
                <w:rFonts w:ascii="EYInterstate Light" w:hAnsi="EYInterstate Light" w:cstheme="minorBidi"/>
                <w:b/>
                <w:bCs/>
              </w:rPr>
              <w:t>10105</w:t>
            </w:r>
            <w:r w:rsidR="002B0495">
              <w:rPr>
                <w:rFonts w:ascii="EYInterstate Light" w:hAnsi="EYInterstate Light" w:cstheme="minorBidi"/>
                <w:b/>
                <w:bCs/>
              </w:rPr>
              <w:t xml:space="preserve"> (MSG3)</w:t>
            </w:r>
          </w:p>
        </w:tc>
        <w:tc>
          <w:tcPr>
            <w:tcW w:w="3555" w:type="dxa"/>
            <w:tcBorders>
              <w:top w:val="single" w:sz="6" w:space="0" w:color="auto"/>
              <w:left w:val="single" w:sz="6" w:space="0" w:color="auto"/>
              <w:bottom w:val="single" w:sz="6" w:space="0" w:color="auto"/>
              <w:right w:val="single" w:sz="6" w:space="0" w:color="auto"/>
            </w:tcBorders>
          </w:tcPr>
          <w:p w14:paraId="7D2F2DCF" w14:textId="714C556D" w:rsidR="0063152A" w:rsidRPr="0063152A" w:rsidRDefault="0063152A" w:rsidP="0063152A">
            <w:pPr>
              <w:spacing w:after="0" w:line="240" w:lineRule="auto"/>
              <w:ind w:right="30"/>
              <w:rPr>
                <w:rFonts w:ascii="EYInterstate Light" w:hAnsi="EYInterstate Light" w:cstheme="minorBidi"/>
                <w:b/>
                <w:bCs/>
              </w:rPr>
            </w:pPr>
            <w:r w:rsidRPr="0063152A">
              <w:rPr>
                <w:rFonts w:ascii="EYInterstate Light" w:hAnsi="EYInterstate Light" w:cstheme="minorBidi"/>
                <w:b/>
                <w:bCs/>
              </w:rPr>
              <w:t>Feature Configuration %1 Option</w:t>
            </w:r>
            <w:r>
              <w:rPr>
                <w:rFonts w:ascii="EYInterstate Light" w:hAnsi="EYInterstate Light" w:cstheme="minorBidi"/>
                <w:b/>
                <w:bCs/>
              </w:rPr>
              <w:t xml:space="preserve"> </w:t>
            </w:r>
            <w:r w:rsidRPr="0063152A">
              <w:rPr>
                <w:rFonts w:ascii="EYInterstate Light" w:hAnsi="EYInterstate Light" w:cstheme="minorBidi"/>
                <w:b/>
                <w:bCs/>
              </w:rPr>
              <w:t>Type %2%3 (%4) is not a valid %5.</w:t>
            </w:r>
          </w:p>
          <w:p w14:paraId="60E7578A" w14:textId="77777777" w:rsidR="00F12A8D" w:rsidRPr="00875B22" w:rsidRDefault="00F12A8D" w:rsidP="00F12A8D">
            <w:pPr>
              <w:spacing w:after="0"/>
              <w:rPr>
                <w:rFonts w:ascii="EYInterstate Light" w:hAnsi="EYInterstate Light" w:cstheme="minorBidi"/>
                <w:b/>
                <w:bCs/>
              </w:rPr>
            </w:pPr>
          </w:p>
        </w:tc>
        <w:tc>
          <w:tcPr>
            <w:tcW w:w="3555" w:type="dxa"/>
            <w:tcBorders>
              <w:top w:val="single" w:sz="6" w:space="0" w:color="auto"/>
              <w:left w:val="single" w:sz="6" w:space="0" w:color="auto"/>
              <w:bottom w:val="single" w:sz="6" w:space="0" w:color="auto"/>
              <w:right w:val="single" w:sz="6" w:space="0" w:color="auto"/>
            </w:tcBorders>
          </w:tcPr>
          <w:p w14:paraId="5E0BF621" w14:textId="77777777" w:rsidR="00F12A8D" w:rsidRDefault="0063152A" w:rsidP="00F12A8D">
            <w:pPr>
              <w:spacing w:after="0"/>
              <w:rPr>
                <w:rFonts w:ascii="EYInterstate Light" w:hAnsi="EYInterstate Light" w:cstheme="minorBidi"/>
                <w:b/>
                <w:bCs/>
              </w:rPr>
            </w:pPr>
            <w:r>
              <w:rPr>
                <w:rFonts w:ascii="EYInterstate Light" w:hAnsi="EYInterstate Light" w:cstheme="minorBidi"/>
                <w:b/>
                <w:bCs/>
              </w:rPr>
              <w:t>%1 = Feature Configuration</w:t>
            </w:r>
          </w:p>
          <w:p w14:paraId="22CD1F18" w14:textId="64D35244" w:rsidR="0063152A" w:rsidRDefault="0063152A" w:rsidP="00F12A8D">
            <w:pPr>
              <w:spacing w:after="0"/>
              <w:rPr>
                <w:rFonts w:ascii="EYInterstate Light" w:hAnsi="EYInterstate Light" w:cstheme="minorBidi"/>
                <w:b/>
                <w:bCs/>
              </w:rPr>
            </w:pPr>
            <w:r>
              <w:rPr>
                <w:rFonts w:ascii="EYInterstate Light" w:hAnsi="EYInterstate Light" w:cstheme="minorBidi"/>
                <w:b/>
                <w:bCs/>
              </w:rPr>
              <w:t>%2 = Option Type</w:t>
            </w:r>
            <w:r w:rsidR="1CF9A8E1" w:rsidRPr="577C9EF8">
              <w:rPr>
                <w:rFonts w:ascii="EYInterstate Light" w:hAnsi="EYInterstate Light" w:cstheme="minorBidi"/>
                <w:b/>
                <w:bCs/>
              </w:rPr>
              <w:t xml:space="preserve"> Description</w:t>
            </w:r>
          </w:p>
          <w:p w14:paraId="5B0EB559" w14:textId="77777777" w:rsidR="0063152A" w:rsidRDefault="0063152A" w:rsidP="00F12A8D">
            <w:pPr>
              <w:spacing w:after="0"/>
              <w:rPr>
                <w:rFonts w:ascii="EYInterstate Light" w:hAnsi="EYInterstate Light" w:cstheme="minorBidi"/>
                <w:b/>
                <w:bCs/>
              </w:rPr>
            </w:pPr>
            <w:r>
              <w:rPr>
                <w:rFonts w:ascii="EYInterstate Light" w:hAnsi="EYInterstate Light" w:cstheme="minorBidi"/>
                <w:b/>
                <w:bCs/>
              </w:rPr>
              <w:t xml:space="preserve">%3 = </w:t>
            </w:r>
            <w:r w:rsidR="000F404E">
              <w:rPr>
                <w:rFonts w:ascii="EYInterstate Light" w:hAnsi="EYInterstate Light" w:cstheme="minorBidi"/>
                <w:b/>
                <w:bCs/>
              </w:rPr>
              <w:t>BLANK</w:t>
            </w:r>
          </w:p>
          <w:p w14:paraId="1A07C27E" w14:textId="5D80EC1C" w:rsidR="000F404E" w:rsidRDefault="000F404E" w:rsidP="00F12A8D">
            <w:pPr>
              <w:spacing w:after="0"/>
              <w:rPr>
                <w:rFonts w:ascii="EYInterstate Light" w:hAnsi="EYInterstate Light" w:cstheme="minorBidi"/>
                <w:b/>
                <w:bCs/>
              </w:rPr>
            </w:pPr>
            <w:r>
              <w:rPr>
                <w:rFonts w:ascii="EYInterstate Light" w:hAnsi="EYInterstate Light" w:cstheme="minorBidi"/>
                <w:b/>
                <w:bCs/>
              </w:rPr>
              <w:t>%4 = Entity Value</w:t>
            </w:r>
          </w:p>
          <w:p w14:paraId="261633C2" w14:textId="341AFBC0" w:rsidR="000F404E" w:rsidRPr="00875B22" w:rsidRDefault="000F404E" w:rsidP="00F12A8D">
            <w:pPr>
              <w:spacing w:after="0"/>
              <w:rPr>
                <w:rFonts w:ascii="EYInterstate Light" w:hAnsi="EYInterstate Light" w:cstheme="minorBidi"/>
                <w:b/>
                <w:bCs/>
              </w:rPr>
            </w:pPr>
            <w:r>
              <w:rPr>
                <w:rFonts w:ascii="EYInterstate Light" w:hAnsi="EYInterstate Light" w:cstheme="minorBidi"/>
                <w:b/>
                <w:bCs/>
              </w:rPr>
              <w:t>%5 = Entity Description</w:t>
            </w:r>
          </w:p>
        </w:tc>
      </w:tr>
      <w:tr w:rsidR="00243DB4" w:rsidRPr="00626604" w14:paraId="2F18CF58" w14:textId="77777777" w:rsidTr="00937B51">
        <w:trPr>
          <w:cantSplit/>
          <w:tblHeader/>
        </w:trPr>
        <w:tc>
          <w:tcPr>
            <w:tcW w:w="2340" w:type="dxa"/>
            <w:tcBorders>
              <w:top w:val="single" w:sz="6" w:space="0" w:color="auto"/>
              <w:left w:val="single" w:sz="6" w:space="0" w:color="auto"/>
              <w:bottom w:val="single" w:sz="6" w:space="0" w:color="auto"/>
              <w:right w:val="single" w:sz="6" w:space="0" w:color="auto"/>
            </w:tcBorders>
          </w:tcPr>
          <w:p w14:paraId="38BB3293" w14:textId="164BB9F6" w:rsidR="00243DB4" w:rsidRPr="00070EAD" w:rsidRDefault="00243DB4" w:rsidP="00F12A8D">
            <w:pPr>
              <w:spacing w:after="0"/>
              <w:rPr>
                <w:rFonts w:ascii="EYInterstate Light" w:hAnsi="EYInterstate Light" w:cstheme="minorBidi"/>
                <w:b/>
                <w:bCs/>
              </w:rPr>
            </w:pPr>
            <w:r>
              <w:rPr>
                <w:rFonts w:ascii="EYInterstate Light" w:hAnsi="EYInterstate Light" w:cstheme="minorBidi"/>
                <w:b/>
                <w:bCs/>
              </w:rPr>
              <w:t>90005, 10106</w:t>
            </w:r>
            <w:r w:rsidR="002B0495">
              <w:rPr>
                <w:rFonts w:ascii="EYInterstate Light" w:hAnsi="EYInterstate Light" w:cstheme="minorBidi"/>
                <w:b/>
                <w:bCs/>
              </w:rPr>
              <w:t xml:space="preserve"> (MSG4)</w:t>
            </w:r>
          </w:p>
        </w:tc>
        <w:tc>
          <w:tcPr>
            <w:tcW w:w="3555" w:type="dxa"/>
            <w:tcBorders>
              <w:top w:val="single" w:sz="6" w:space="0" w:color="auto"/>
              <w:left w:val="single" w:sz="6" w:space="0" w:color="auto"/>
              <w:bottom w:val="single" w:sz="6" w:space="0" w:color="auto"/>
              <w:right w:val="single" w:sz="6" w:space="0" w:color="auto"/>
            </w:tcBorders>
          </w:tcPr>
          <w:p w14:paraId="008FF8E3" w14:textId="4A6AFCAD" w:rsidR="00243DB4" w:rsidRPr="0063152A" w:rsidRDefault="00243DB4" w:rsidP="0063152A">
            <w:pPr>
              <w:spacing w:after="0" w:line="240" w:lineRule="auto"/>
              <w:ind w:right="30"/>
              <w:rPr>
                <w:rFonts w:ascii="EYInterstate Light" w:hAnsi="EYInterstate Light" w:cstheme="minorBidi"/>
                <w:b/>
                <w:bCs/>
              </w:rPr>
            </w:pPr>
            <w:r w:rsidRPr="00243DB4">
              <w:rPr>
                <w:rFonts w:ascii="EYInterstate Light" w:hAnsi="EYInterstate Light" w:cstheme="minorBidi"/>
                <w:b/>
                <w:bCs/>
              </w:rPr>
              <w:t>There is no existing Account Id %1.</w:t>
            </w:r>
          </w:p>
        </w:tc>
        <w:tc>
          <w:tcPr>
            <w:tcW w:w="3555" w:type="dxa"/>
            <w:tcBorders>
              <w:top w:val="single" w:sz="6" w:space="0" w:color="auto"/>
              <w:left w:val="single" w:sz="6" w:space="0" w:color="auto"/>
              <w:bottom w:val="single" w:sz="6" w:space="0" w:color="auto"/>
              <w:right w:val="single" w:sz="6" w:space="0" w:color="auto"/>
            </w:tcBorders>
          </w:tcPr>
          <w:p w14:paraId="2E4BDAE2" w14:textId="00443BB8" w:rsidR="00243DB4" w:rsidRDefault="00243DB4" w:rsidP="00F12A8D">
            <w:pPr>
              <w:spacing w:after="0"/>
              <w:rPr>
                <w:rFonts w:ascii="EYInterstate Light" w:hAnsi="EYInterstate Light" w:cstheme="minorBidi"/>
                <w:b/>
                <w:bCs/>
              </w:rPr>
            </w:pPr>
            <w:r>
              <w:rPr>
                <w:rFonts w:ascii="EYInterstate Light" w:hAnsi="EYInterstate Light" w:cstheme="minorBidi"/>
                <w:b/>
                <w:bCs/>
              </w:rPr>
              <w:t>%1 = Account ID</w:t>
            </w:r>
          </w:p>
        </w:tc>
      </w:tr>
    </w:tbl>
    <w:p w14:paraId="4F05C1B9" w14:textId="5B70D897" w:rsidR="00366A87" w:rsidRPr="00626604" w:rsidRDefault="00243DB4" w:rsidP="00366A87">
      <w:pPr>
        <w:rPr>
          <w:rFonts w:ascii="EYInterstate Light" w:hAnsi="EYInterstate Light"/>
        </w:rPr>
      </w:pPr>
      <w:bookmarkStart w:id="43" w:name="MSG2"/>
      <w:bookmarkEnd w:id="43"/>
      <w:r>
        <w:rPr>
          <w:rFonts w:ascii="EYInterstate Light" w:hAnsi="EYInterstate Light"/>
        </w:rPr>
        <w:tab/>
      </w:r>
    </w:p>
    <w:p w14:paraId="4C0C4696" w14:textId="4AA9CD23" w:rsidR="006D314E" w:rsidRPr="00626604" w:rsidRDefault="00234C34" w:rsidP="00540F28">
      <w:pPr>
        <w:pStyle w:val="Heading3"/>
      </w:pPr>
      <w:bookmarkStart w:id="44" w:name="_Toc212142096"/>
      <w:r w:rsidRPr="00626604">
        <w:t>Test Scenarios</w:t>
      </w:r>
      <w:bookmarkEnd w:id="44"/>
    </w:p>
    <w:tbl>
      <w:tblPr>
        <w:tblW w:w="9450" w:type="dxa"/>
        <w:tblInd w:w="-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340"/>
        <w:gridCol w:w="7110"/>
      </w:tblGrid>
      <w:tr w:rsidR="006D314E" w:rsidRPr="00626604" w14:paraId="37467694" w14:textId="77777777" w:rsidTr="2C600213">
        <w:trPr>
          <w:cantSplit/>
          <w:tblHeader/>
        </w:trPr>
        <w:tc>
          <w:tcPr>
            <w:tcW w:w="2340" w:type="dxa"/>
            <w:tcBorders>
              <w:top w:val="single" w:sz="6" w:space="0" w:color="auto"/>
              <w:left w:val="single" w:sz="6" w:space="0" w:color="auto"/>
              <w:bottom w:val="single" w:sz="6" w:space="0" w:color="auto"/>
              <w:right w:val="single" w:sz="6" w:space="0" w:color="auto"/>
            </w:tcBorders>
            <w:shd w:val="clear" w:color="auto" w:fill="002060"/>
          </w:tcPr>
          <w:p w14:paraId="360299AE" w14:textId="1A1E9497" w:rsidR="006D314E" w:rsidRPr="00626604" w:rsidRDefault="00DC71C1" w:rsidP="006D314E">
            <w:pPr>
              <w:spacing w:after="0"/>
              <w:rPr>
                <w:rFonts w:ascii="EYInterstate Light" w:hAnsi="EYInterstate Light" w:cstheme="minorHAnsi"/>
                <w:b/>
                <w:color w:val="FFFFFF" w:themeColor="background1"/>
                <w:szCs w:val="20"/>
              </w:rPr>
            </w:pPr>
            <w:r w:rsidRPr="00626604">
              <w:rPr>
                <w:rFonts w:ascii="EYInterstate Light" w:hAnsi="EYInterstate Light" w:cstheme="minorBidi"/>
                <w:b/>
                <w:bCs/>
                <w:color w:val="FFFFFF" w:themeColor="background1"/>
              </w:rPr>
              <w:t>Scenario</w:t>
            </w:r>
          </w:p>
        </w:tc>
        <w:tc>
          <w:tcPr>
            <w:tcW w:w="7110" w:type="dxa"/>
            <w:tcBorders>
              <w:top w:val="single" w:sz="6" w:space="0" w:color="auto"/>
              <w:left w:val="single" w:sz="6" w:space="0" w:color="auto"/>
              <w:bottom w:val="single" w:sz="6" w:space="0" w:color="auto"/>
              <w:right w:val="single" w:sz="6" w:space="0" w:color="auto"/>
            </w:tcBorders>
            <w:shd w:val="clear" w:color="auto" w:fill="002060"/>
          </w:tcPr>
          <w:p w14:paraId="1CCE740A" w14:textId="22371A6E" w:rsidR="006D314E" w:rsidRPr="00626604" w:rsidRDefault="00DC71C1" w:rsidP="006D314E">
            <w:pPr>
              <w:spacing w:after="0"/>
              <w:rPr>
                <w:rFonts w:ascii="EYInterstate Light" w:hAnsi="EYInterstate Light" w:cstheme="minorBidi"/>
                <w:b/>
                <w:bCs/>
                <w:color w:val="FFFFFF" w:themeColor="background1"/>
              </w:rPr>
            </w:pPr>
            <w:r w:rsidRPr="00626604">
              <w:rPr>
                <w:rFonts w:ascii="EYInterstate Light" w:hAnsi="EYInterstate Light" w:cstheme="minorBidi"/>
                <w:b/>
                <w:bCs/>
                <w:color w:val="FFFFFF" w:themeColor="background1"/>
              </w:rPr>
              <w:t>Result</w:t>
            </w:r>
          </w:p>
        </w:tc>
      </w:tr>
      <w:tr w:rsidR="006D314E" w:rsidRPr="00626604" w14:paraId="380F8B01" w14:textId="77777777" w:rsidTr="2C600213">
        <w:trPr>
          <w:cantSplit/>
          <w:trHeight w:val="291"/>
        </w:trPr>
        <w:tc>
          <w:tcPr>
            <w:tcW w:w="2340" w:type="dxa"/>
            <w:tcBorders>
              <w:top w:val="nil"/>
            </w:tcBorders>
          </w:tcPr>
          <w:p w14:paraId="7F2F0788" w14:textId="7666B781" w:rsidR="006D314E" w:rsidRPr="00626604" w:rsidRDefault="00507692" w:rsidP="006D314E">
            <w:pPr>
              <w:pStyle w:val="TableText"/>
              <w:rPr>
                <w:rFonts w:ascii="EYInterstate Light" w:hAnsi="EYInterstate Light" w:cstheme="minorHAnsi"/>
                <w:sz w:val="20"/>
                <w:szCs w:val="20"/>
              </w:rPr>
            </w:pPr>
            <w:r>
              <w:rPr>
                <w:rFonts w:ascii="EYInterstate Light" w:hAnsi="EYInterstate Light" w:cstheme="minorHAnsi"/>
                <w:sz w:val="20"/>
                <w:szCs w:val="20"/>
              </w:rPr>
              <w:t>Account ID is not valid.</w:t>
            </w:r>
          </w:p>
        </w:tc>
        <w:tc>
          <w:tcPr>
            <w:tcW w:w="7110" w:type="dxa"/>
            <w:tcBorders>
              <w:top w:val="nil"/>
            </w:tcBorders>
          </w:tcPr>
          <w:p w14:paraId="314865CF" w14:textId="77777777" w:rsidR="006D314E" w:rsidRDefault="00AA480D" w:rsidP="006D314E">
            <w:pPr>
              <w:pStyle w:val="TableText"/>
              <w:rPr>
                <w:rFonts w:ascii="EYInterstate Light" w:hAnsi="EYInterstate Light" w:cstheme="minorHAnsi"/>
                <w:sz w:val="20"/>
                <w:szCs w:val="20"/>
              </w:rPr>
            </w:pPr>
            <w:r>
              <w:rPr>
                <w:rFonts w:ascii="EYInterstate Light" w:hAnsi="EYInterstate Light" w:cstheme="minorHAnsi"/>
                <w:sz w:val="20"/>
                <w:szCs w:val="20"/>
              </w:rPr>
              <w:t>Status will be “F” and status message will have the error message.</w:t>
            </w:r>
          </w:p>
          <w:p w14:paraId="047448E7" w14:textId="77777777" w:rsidR="00AA480D" w:rsidRDefault="00AA480D" w:rsidP="006D314E">
            <w:pPr>
              <w:pStyle w:val="TableText"/>
              <w:rPr>
                <w:rFonts w:ascii="EYInterstate Light" w:hAnsi="EYInterstate Light" w:cstheme="minorHAnsi"/>
                <w:sz w:val="20"/>
                <w:szCs w:val="20"/>
              </w:rPr>
            </w:pPr>
            <w:r>
              <w:rPr>
                <w:rFonts w:ascii="EYInterstate Light" w:hAnsi="EYInterstate Light" w:cstheme="minorHAnsi"/>
                <w:sz w:val="20"/>
                <w:szCs w:val="20"/>
              </w:rPr>
              <w:t>A To Do Entry will be created.</w:t>
            </w:r>
          </w:p>
          <w:p w14:paraId="4A40EEA2" w14:textId="112AFEDA" w:rsidR="00AA480D" w:rsidRPr="00626604" w:rsidRDefault="00847AD4" w:rsidP="006D314E">
            <w:pPr>
              <w:pStyle w:val="TableText"/>
              <w:rPr>
                <w:rFonts w:ascii="EYInterstate Light" w:hAnsi="EYInterstate Light" w:cstheme="minorHAnsi"/>
                <w:sz w:val="20"/>
                <w:szCs w:val="20"/>
              </w:rPr>
            </w:pPr>
            <w:r>
              <w:rPr>
                <w:rFonts w:ascii="EYInterstate Light" w:hAnsi="EYInterstate Light" w:cstheme="minorHAnsi"/>
                <w:sz w:val="20"/>
                <w:szCs w:val="20"/>
              </w:rPr>
              <w:t>An email will be sent.</w:t>
            </w:r>
          </w:p>
        </w:tc>
      </w:tr>
      <w:tr w:rsidR="00DC3CBB" w:rsidRPr="00626604" w14:paraId="49E1F9B2" w14:textId="77777777" w:rsidTr="2C600213">
        <w:trPr>
          <w:cantSplit/>
          <w:trHeight w:val="291"/>
        </w:trPr>
        <w:tc>
          <w:tcPr>
            <w:tcW w:w="2340" w:type="dxa"/>
            <w:tcBorders>
              <w:top w:val="nil"/>
            </w:tcBorders>
          </w:tcPr>
          <w:p w14:paraId="62D2D601" w14:textId="0BA77AE8" w:rsidR="00DC3CBB" w:rsidRDefault="00DC3CBB" w:rsidP="006D314E">
            <w:pPr>
              <w:pStyle w:val="TableText"/>
              <w:rPr>
                <w:rFonts w:ascii="EYInterstate Light" w:hAnsi="EYInterstate Light" w:cstheme="minorBidi"/>
                <w:sz w:val="20"/>
                <w:szCs w:val="20"/>
              </w:rPr>
            </w:pPr>
            <w:r w:rsidRPr="577C9EF8">
              <w:rPr>
                <w:rFonts w:ascii="EYInterstate Light" w:hAnsi="EYInterstate Light" w:cstheme="minorBidi"/>
                <w:sz w:val="20"/>
                <w:szCs w:val="20"/>
              </w:rPr>
              <w:t xml:space="preserve">Feature Configuration is not </w:t>
            </w:r>
            <w:r w:rsidR="1F7E58BE" w:rsidRPr="577C9EF8">
              <w:rPr>
                <w:rFonts w:ascii="EYInterstate Light" w:hAnsi="EYInterstate Light" w:cstheme="minorBidi"/>
                <w:sz w:val="20"/>
                <w:szCs w:val="20"/>
              </w:rPr>
              <w:t>configured</w:t>
            </w:r>
            <w:r w:rsidRPr="577C9EF8">
              <w:rPr>
                <w:rFonts w:ascii="EYInterstate Light" w:hAnsi="EYInterstate Light" w:cstheme="minorBidi"/>
                <w:sz w:val="20"/>
                <w:szCs w:val="20"/>
              </w:rPr>
              <w:t>.</w:t>
            </w:r>
          </w:p>
        </w:tc>
        <w:tc>
          <w:tcPr>
            <w:tcW w:w="7110" w:type="dxa"/>
            <w:tcBorders>
              <w:top w:val="nil"/>
            </w:tcBorders>
          </w:tcPr>
          <w:p w14:paraId="47AD427A" w14:textId="77777777" w:rsidR="00DC3CBB" w:rsidRDefault="00DC3CBB" w:rsidP="00DC3CBB">
            <w:pPr>
              <w:pStyle w:val="TableText"/>
              <w:rPr>
                <w:rFonts w:ascii="EYInterstate Light" w:hAnsi="EYInterstate Light" w:cstheme="minorHAnsi"/>
                <w:sz w:val="20"/>
                <w:szCs w:val="20"/>
              </w:rPr>
            </w:pPr>
            <w:r>
              <w:rPr>
                <w:rFonts w:ascii="EYInterstate Light" w:hAnsi="EYInterstate Light" w:cstheme="minorHAnsi"/>
                <w:sz w:val="20"/>
                <w:szCs w:val="20"/>
              </w:rPr>
              <w:t>Status will be “F” and status message will have the error message.</w:t>
            </w:r>
          </w:p>
          <w:p w14:paraId="4D68D5E1" w14:textId="0928271C" w:rsidR="00DC3CBB" w:rsidRDefault="00DC3CBB" w:rsidP="00DC3CBB">
            <w:pPr>
              <w:pStyle w:val="TableText"/>
              <w:rPr>
                <w:rFonts w:ascii="EYInterstate Light" w:hAnsi="EYInterstate Light" w:cstheme="minorHAnsi"/>
                <w:sz w:val="20"/>
                <w:szCs w:val="20"/>
              </w:rPr>
            </w:pPr>
          </w:p>
        </w:tc>
      </w:tr>
      <w:tr w:rsidR="00BF15DA" w:rsidRPr="00626604" w14:paraId="510F477D" w14:textId="77777777" w:rsidTr="2C600213">
        <w:trPr>
          <w:cantSplit/>
          <w:trHeight w:val="291"/>
        </w:trPr>
        <w:tc>
          <w:tcPr>
            <w:tcW w:w="2340" w:type="dxa"/>
            <w:tcBorders>
              <w:top w:val="nil"/>
            </w:tcBorders>
          </w:tcPr>
          <w:p w14:paraId="1049B485" w14:textId="5DC5AF8E" w:rsidR="00BF15DA" w:rsidRDefault="00BA2DE6" w:rsidP="00BF15DA">
            <w:pPr>
              <w:pStyle w:val="TableText"/>
              <w:rPr>
                <w:rFonts w:ascii="EYInterstate Light" w:hAnsi="EYInterstate Light" w:cstheme="minorHAnsi"/>
                <w:sz w:val="20"/>
                <w:szCs w:val="20"/>
              </w:rPr>
            </w:pPr>
            <w:r w:rsidRPr="00BA2DE6">
              <w:rPr>
                <w:rFonts w:ascii="EYInterstate Light" w:hAnsi="EYInterstate Light" w:cstheme="minorHAnsi"/>
                <w:sz w:val="20"/>
                <w:szCs w:val="20"/>
              </w:rPr>
              <w:t xml:space="preserve">Data Refresh </w:t>
            </w:r>
            <w:proofErr w:type="gramStart"/>
            <w:r w:rsidRPr="00BA2DE6">
              <w:rPr>
                <w:rFonts w:ascii="EYInterstate Light" w:hAnsi="EYInterstate Light" w:cstheme="minorHAnsi"/>
                <w:sz w:val="20"/>
                <w:szCs w:val="20"/>
              </w:rPr>
              <w:t>To</w:t>
            </w:r>
            <w:proofErr w:type="gramEnd"/>
            <w:r w:rsidRPr="00BA2DE6">
              <w:rPr>
                <w:rFonts w:ascii="EYInterstate Light" w:hAnsi="EYInterstate Light" w:cstheme="minorHAnsi"/>
                <w:sz w:val="20"/>
                <w:szCs w:val="20"/>
              </w:rPr>
              <w:t xml:space="preserve"> Do Type is not configured in Feature Configuration.</w:t>
            </w:r>
          </w:p>
        </w:tc>
        <w:tc>
          <w:tcPr>
            <w:tcW w:w="7110" w:type="dxa"/>
            <w:tcBorders>
              <w:top w:val="nil"/>
            </w:tcBorders>
          </w:tcPr>
          <w:p w14:paraId="2CC8A031" w14:textId="77777777" w:rsidR="00BF15DA" w:rsidRDefault="00BF15DA" w:rsidP="00BF15DA">
            <w:pPr>
              <w:pStyle w:val="TableText"/>
              <w:rPr>
                <w:rFonts w:ascii="EYInterstate Light" w:hAnsi="EYInterstate Light" w:cstheme="minorHAnsi"/>
                <w:sz w:val="20"/>
                <w:szCs w:val="20"/>
              </w:rPr>
            </w:pPr>
            <w:r>
              <w:rPr>
                <w:rFonts w:ascii="EYInterstate Light" w:hAnsi="EYInterstate Light" w:cstheme="minorHAnsi"/>
                <w:sz w:val="20"/>
                <w:szCs w:val="20"/>
              </w:rPr>
              <w:t>Status will be “F” and status message will have the error message.</w:t>
            </w:r>
          </w:p>
          <w:p w14:paraId="769F1C58" w14:textId="16084D8A" w:rsidR="00BF15DA" w:rsidRDefault="00BF15DA" w:rsidP="00BF15DA">
            <w:pPr>
              <w:pStyle w:val="TableText"/>
              <w:rPr>
                <w:rFonts w:ascii="EYInterstate Light" w:hAnsi="EYInterstate Light" w:cstheme="minorHAnsi"/>
                <w:sz w:val="20"/>
                <w:szCs w:val="20"/>
              </w:rPr>
            </w:pPr>
            <w:r>
              <w:rPr>
                <w:rFonts w:ascii="EYInterstate Light" w:hAnsi="EYInterstate Light" w:cstheme="minorHAnsi"/>
                <w:sz w:val="20"/>
                <w:szCs w:val="20"/>
              </w:rPr>
              <w:t>An email will be sent.</w:t>
            </w:r>
          </w:p>
        </w:tc>
      </w:tr>
      <w:tr w:rsidR="00BF15DA" w:rsidRPr="00626604" w14:paraId="1997956E" w14:textId="77777777" w:rsidTr="2C600213">
        <w:trPr>
          <w:cantSplit/>
          <w:trHeight w:val="291"/>
        </w:trPr>
        <w:tc>
          <w:tcPr>
            <w:tcW w:w="2340" w:type="dxa"/>
            <w:tcBorders>
              <w:top w:val="nil"/>
            </w:tcBorders>
          </w:tcPr>
          <w:p w14:paraId="47546A26" w14:textId="03ECB2A1" w:rsidR="00BF15DA" w:rsidRPr="00626604" w:rsidRDefault="004A3E7F" w:rsidP="00BF15DA">
            <w:pPr>
              <w:pStyle w:val="TableText"/>
              <w:rPr>
                <w:rFonts w:ascii="EYInterstate Light" w:hAnsi="EYInterstate Light" w:cstheme="minorHAnsi"/>
                <w:sz w:val="20"/>
                <w:szCs w:val="20"/>
              </w:rPr>
            </w:pPr>
            <w:r w:rsidRPr="00BA2DE6">
              <w:rPr>
                <w:rFonts w:ascii="EYInterstate Light" w:hAnsi="EYInterstate Light" w:cstheme="minorHAnsi"/>
                <w:sz w:val="20"/>
                <w:szCs w:val="20"/>
              </w:rPr>
              <w:t xml:space="preserve">Data Refresh </w:t>
            </w:r>
            <w:proofErr w:type="gramStart"/>
            <w:r w:rsidRPr="00BA2DE6">
              <w:rPr>
                <w:rFonts w:ascii="EYInterstate Light" w:hAnsi="EYInterstate Light" w:cstheme="minorHAnsi"/>
                <w:sz w:val="20"/>
                <w:szCs w:val="20"/>
              </w:rPr>
              <w:t>To</w:t>
            </w:r>
            <w:proofErr w:type="gramEnd"/>
            <w:r w:rsidRPr="00BA2DE6">
              <w:rPr>
                <w:rFonts w:ascii="EYInterstate Light" w:hAnsi="EYInterstate Light" w:cstheme="minorHAnsi"/>
                <w:sz w:val="20"/>
                <w:szCs w:val="20"/>
              </w:rPr>
              <w:t xml:space="preserve"> Do Type </w:t>
            </w:r>
            <w:r w:rsidR="00BF15DA">
              <w:rPr>
                <w:rFonts w:ascii="EYInterstate Light" w:hAnsi="EYInterstate Light" w:cstheme="minorHAnsi"/>
                <w:sz w:val="20"/>
                <w:szCs w:val="20"/>
              </w:rPr>
              <w:t>from the Feature Configuration is invalid.</w:t>
            </w:r>
          </w:p>
        </w:tc>
        <w:tc>
          <w:tcPr>
            <w:tcW w:w="7110" w:type="dxa"/>
            <w:tcBorders>
              <w:top w:val="nil"/>
            </w:tcBorders>
          </w:tcPr>
          <w:p w14:paraId="492074CB" w14:textId="513874CF" w:rsidR="00BF15DA" w:rsidRDefault="00BF15DA" w:rsidP="00BF15DA">
            <w:pPr>
              <w:pStyle w:val="TableText"/>
              <w:rPr>
                <w:rFonts w:ascii="EYInterstate Light" w:hAnsi="EYInterstate Light" w:cstheme="minorHAnsi"/>
                <w:sz w:val="20"/>
                <w:szCs w:val="20"/>
              </w:rPr>
            </w:pPr>
            <w:r>
              <w:rPr>
                <w:rFonts w:ascii="EYInterstate Light" w:hAnsi="EYInterstate Light" w:cstheme="minorHAnsi"/>
                <w:sz w:val="20"/>
                <w:szCs w:val="20"/>
              </w:rPr>
              <w:t>Status will be “F” and status message will have the error message.</w:t>
            </w:r>
          </w:p>
          <w:p w14:paraId="0C7903E8" w14:textId="7D2D689C" w:rsidR="00BF15DA" w:rsidRPr="00626604" w:rsidRDefault="00BF15DA" w:rsidP="00BF15DA">
            <w:pPr>
              <w:pStyle w:val="TableText"/>
              <w:rPr>
                <w:rFonts w:ascii="EYInterstate Light" w:hAnsi="EYInterstate Light" w:cstheme="minorHAnsi"/>
                <w:sz w:val="20"/>
                <w:szCs w:val="20"/>
              </w:rPr>
            </w:pPr>
            <w:r>
              <w:rPr>
                <w:rFonts w:ascii="EYInterstate Light" w:hAnsi="EYInterstate Light" w:cstheme="minorHAnsi"/>
                <w:sz w:val="20"/>
                <w:szCs w:val="20"/>
              </w:rPr>
              <w:t>An email will be sent.</w:t>
            </w:r>
          </w:p>
        </w:tc>
      </w:tr>
      <w:tr w:rsidR="00FB0728" w:rsidRPr="00626604" w14:paraId="23639AE5" w14:textId="77777777" w:rsidTr="2C600213">
        <w:trPr>
          <w:cantSplit/>
          <w:trHeight w:val="291"/>
        </w:trPr>
        <w:tc>
          <w:tcPr>
            <w:tcW w:w="2340" w:type="dxa"/>
            <w:tcBorders>
              <w:top w:val="nil"/>
            </w:tcBorders>
          </w:tcPr>
          <w:p w14:paraId="1346257C" w14:textId="3CEB9D82" w:rsidR="00FB0728" w:rsidRDefault="00FB0728" w:rsidP="00FB0728">
            <w:pPr>
              <w:pStyle w:val="TableText"/>
              <w:rPr>
                <w:rFonts w:ascii="EYInterstate Light" w:hAnsi="EYInterstate Light" w:cstheme="minorHAnsi"/>
                <w:sz w:val="20"/>
                <w:szCs w:val="20"/>
              </w:rPr>
            </w:pPr>
            <w:r>
              <w:rPr>
                <w:rFonts w:ascii="EYInterstate Light" w:hAnsi="EYInterstate Light" w:cstheme="minorHAnsi"/>
                <w:sz w:val="20"/>
                <w:szCs w:val="20"/>
              </w:rPr>
              <w:t>Account ID is valid.</w:t>
            </w:r>
          </w:p>
        </w:tc>
        <w:tc>
          <w:tcPr>
            <w:tcW w:w="7110" w:type="dxa"/>
            <w:tcBorders>
              <w:top w:val="nil"/>
            </w:tcBorders>
          </w:tcPr>
          <w:p w14:paraId="3606603D" w14:textId="77777777" w:rsidR="00FB0728" w:rsidRDefault="00FB0728" w:rsidP="00FB0728">
            <w:pPr>
              <w:pStyle w:val="TableText"/>
              <w:rPr>
                <w:rFonts w:ascii="EYInterstate Light" w:hAnsi="EYInterstate Light" w:cstheme="minorHAnsi"/>
                <w:sz w:val="20"/>
                <w:szCs w:val="20"/>
              </w:rPr>
            </w:pPr>
            <w:r>
              <w:rPr>
                <w:rFonts w:ascii="EYInterstate Light" w:hAnsi="EYInterstate Light" w:cstheme="minorHAnsi"/>
                <w:sz w:val="20"/>
                <w:szCs w:val="20"/>
              </w:rPr>
              <w:t>All the fields will be populated.</w:t>
            </w:r>
          </w:p>
          <w:p w14:paraId="0518CC55" w14:textId="2DA6E019" w:rsidR="00FB0728" w:rsidRDefault="00FB0728" w:rsidP="00FB0728">
            <w:pPr>
              <w:pStyle w:val="TableText"/>
              <w:rPr>
                <w:rFonts w:ascii="EYInterstate Light" w:hAnsi="EYInterstate Light" w:cstheme="minorHAnsi"/>
                <w:sz w:val="20"/>
                <w:szCs w:val="20"/>
              </w:rPr>
            </w:pPr>
            <w:r>
              <w:rPr>
                <w:rFonts w:ascii="EYInterstate Light" w:hAnsi="EYInterstate Light" w:cstheme="minorHAnsi"/>
                <w:sz w:val="20"/>
                <w:szCs w:val="20"/>
              </w:rPr>
              <w:t>Status will be “OK” and status message will be “Transaction successful”.</w:t>
            </w:r>
          </w:p>
        </w:tc>
      </w:tr>
      <w:tr w:rsidR="00FB0728" w:rsidRPr="00626604" w14:paraId="19F06D1A" w14:textId="77777777" w:rsidTr="2C600213">
        <w:trPr>
          <w:cantSplit/>
          <w:trHeight w:val="291"/>
        </w:trPr>
        <w:tc>
          <w:tcPr>
            <w:tcW w:w="2340" w:type="dxa"/>
            <w:tcBorders>
              <w:top w:val="nil"/>
            </w:tcBorders>
          </w:tcPr>
          <w:p w14:paraId="3F9BD8B7" w14:textId="7C40B490" w:rsidR="00FB0728" w:rsidRDefault="00FB0728" w:rsidP="00FB0728">
            <w:pPr>
              <w:pStyle w:val="TableText"/>
              <w:rPr>
                <w:rFonts w:ascii="EYInterstate Light" w:hAnsi="EYInterstate Light" w:cstheme="minorHAnsi"/>
                <w:sz w:val="20"/>
                <w:szCs w:val="20"/>
              </w:rPr>
            </w:pPr>
          </w:p>
        </w:tc>
        <w:tc>
          <w:tcPr>
            <w:tcW w:w="7110" w:type="dxa"/>
            <w:tcBorders>
              <w:top w:val="nil"/>
            </w:tcBorders>
          </w:tcPr>
          <w:p w14:paraId="58D5B793" w14:textId="387504AA" w:rsidR="00FB0728" w:rsidRDefault="00FB0728" w:rsidP="00FB0728">
            <w:pPr>
              <w:pStyle w:val="TableText"/>
              <w:rPr>
                <w:rFonts w:ascii="EYInterstate Light" w:hAnsi="EYInterstate Light" w:cstheme="minorHAnsi"/>
                <w:sz w:val="20"/>
                <w:szCs w:val="20"/>
              </w:rPr>
            </w:pPr>
          </w:p>
        </w:tc>
      </w:tr>
      <w:tr w:rsidR="00FB0728" w:rsidRPr="00626604" w14:paraId="25187770" w14:textId="77777777" w:rsidTr="2C600213">
        <w:trPr>
          <w:cantSplit/>
          <w:trHeight w:val="291"/>
        </w:trPr>
        <w:tc>
          <w:tcPr>
            <w:tcW w:w="2340" w:type="dxa"/>
            <w:tcBorders>
              <w:top w:val="nil"/>
            </w:tcBorders>
          </w:tcPr>
          <w:p w14:paraId="674C4EA3" w14:textId="5B5E2F1A" w:rsidR="00FB0728" w:rsidRPr="00626604" w:rsidRDefault="00FB0728" w:rsidP="00FB0728">
            <w:pPr>
              <w:pStyle w:val="TableText"/>
              <w:rPr>
                <w:rFonts w:ascii="EYInterstate Light" w:hAnsi="EYInterstate Light" w:cstheme="minorHAnsi"/>
                <w:sz w:val="20"/>
                <w:szCs w:val="20"/>
              </w:rPr>
            </w:pPr>
          </w:p>
        </w:tc>
        <w:tc>
          <w:tcPr>
            <w:tcW w:w="7110" w:type="dxa"/>
            <w:tcBorders>
              <w:top w:val="nil"/>
            </w:tcBorders>
          </w:tcPr>
          <w:p w14:paraId="7571AD76" w14:textId="4DDE11D0" w:rsidR="00FB0728" w:rsidRPr="00626604" w:rsidRDefault="00FB0728" w:rsidP="00FB0728">
            <w:pPr>
              <w:pStyle w:val="TableText"/>
              <w:rPr>
                <w:rFonts w:ascii="EYInterstate Light" w:hAnsi="EYInterstate Light" w:cstheme="minorHAnsi"/>
                <w:sz w:val="20"/>
                <w:szCs w:val="20"/>
              </w:rPr>
            </w:pPr>
          </w:p>
        </w:tc>
      </w:tr>
    </w:tbl>
    <w:p w14:paraId="472C2FAE" w14:textId="5155C9EC" w:rsidR="00941685" w:rsidRPr="00626604" w:rsidRDefault="00941685">
      <w:pPr>
        <w:rPr>
          <w:rFonts w:ascii="EYInterstate Light" w:eastAsiaTheme="majorEastAsia" w:hAnsi="EYInterstate Light"/>
          <w:b/>
          <w:sz w:val="28"/>
        </w:rPr>
      </w:pPr>
    </w:p>
    <w:p w14:paraId="052DF7D0" w14:textId="7F5C2F8F" w:rsidR="00595430" w:rsidRPr="00626604" w:rsidRDefault="00595430" w:rsidP="00595430">
      <w:pPr>
        <w:pStyle w:val="Heading1"/>
        <w:rPr>
          <w:rFonts w:ascii="EYInterstate Light" w:hAnsi="EYInterstate Light"/>
        </w:rPr>
      </w:pPr>
      <w:bookmarkStart w:id="45" w:name="_Toc212142097"/>
      <w:r w:rsidRPr="00626604">
        <w:rPr>
          <w:rFonts w:ascii="EYInterstate Light" w:hAnsi="EYInterstate Light"/>
        </w:rPr>
        <w:lastRenderedPageBreak/>
        <w:t>Migration</w:t>
      </w:r>
      <w:bookmarkEnd w:id="45"/>
    </w:p>
    <w:p w14:paraId="4F88929F" w14:textId="52BE1672" w:rsidR="00595430" w:rsidRPr="00626604" w:rsidRDefault="00060514" w:rsidP="008F7929">
      <w:pPr>
        <w:pStyle w:val="Heading2"/>
        <w:rPr>
          <w:rFonts w:ascii="EYInterstate Light" w:hAnsi="EYInterstate Light"/>
        </w:rPr>
      </w:pPr>
      <w:bookmarkStart w:id="46" w:name="_Toc212142098"/>
      <w:r w:rsidRPr="00626604">
        <w:rPr>
          <w:rFonts w:ascii="EYInterstate Light" w:hAnsi="EYInterstate Light"/>
        </w:rPr>
        <w:t>Migratable Components</w:t>
      </w:r>
      <w:bookmarkEnd w:id="46"/>
    </w:p>
    <w:p w14:paraId="456DB01C" w14:textId="3F26E040" w:rsidR="00B448BE" w:rsidRDefault="00A658A5" w:rsidP="00A658A5">
      <w:pPr>
        <w:pStyle w:val="ListParagraph"/>
        <w:numPr>
          <w:ilvl w:val="0"/>
          <w:numId w:val="11"/>
        </w:numPr>
        <w:rPr>
          <w:rFonts w:ascii="EYInterstate Light" w:hAnsi="EYInterstate Light"/>
        </w:rPr>
      </w:pPr>
      <w:r>
        <w:rPr>
          <w:rFonts w:ascii="EYInterstate Light" w:hAnsi="EYInterstate Light"/>
        </w:rPr>
        <w:t xml:space="preserve">Script </w:t>
      </w:r>
    </w:p>
    <w:p w14:paraId="32055875" w14:textId="0A733A13" w:rsidR="00A658A5" w:rsidRDefault="00A01898" w:rsidP="00A658A5">
      <w:pPr>
        <w:pStyle w:val="ListParagraph"/>
        <w:numPr>
          <w:ilvl w:val="1"/>
          <w:numId w:val="11"/>
        </w:numPr>
        <w:rPr>
          <w:rFonts w:ascii="EYInterstate Light" w:hAnsi="EYInterstate Light"/>
        </w:rPr>
      </w:pPr>
      <w:proofErr w:type="spellStart"/>
      <w:r>
        <w:rPr>
          <w:rFonts w:ascii="EYInterstate Light" w:hAnsi="EYInterstate Light"/>
        </w:rPr>
        <w:t>CM_</w:t>
      </w:r>
      <w:r w:rsidR="00F93F78">
        <w:rPr>
          <w:rFonts w:ascii="EYInterstate Light" w:hAnsi="EYInterstate Light"/>
        </w:rPr>
        <w:t>GetCurBal</w:t>
      </w:r>
      <w:proofErr w:type="spellEnd"/>
    </w:p>
    <w:p w14:paraId="1C09ED8D" w14:textId="01B76B03" w:rsidR="00060514" w:rsidRPr="00626604" w:rsidRDefault="00060514" w:rsidP="008F7929">
      <w:pPr>
        <w:pStyle w:val="Heading2"/>
        <w:rPr>
          <w:rFonts w:ascii="EYInterstate Light" w:hAnsi="EYInterstate Light"/>
        </w:rPr>
      </w:pPr>
      <w:bookmarkStart w:id="47" w:name="_Toc212142099"/>
      <w:r w:rsidRPr="00626604">
        <w:rPr>
          <w:rFonts w:ascii="EYInterstate Light" w:hAnsi="EYInterstate Light"/>
        </w:rPr>
        <w:t>Configuration Migration Assistant Details</w:t>
      </w:r>
      <w:bookmarkEnd w:id="47"/>
    </w:p>
    <w:p w14:paraId="537DE3EE" w14:textId="77777777" w:rsidR="00060514" w:rsidRPr="00626604" w:rsidRDefault="00060514" w:rsidP="001E1414">
      <w:pPr>
        <w:ind w:left="720"/>
        <w:rPr>
          <w:rFonts w:ascii="EYInterstate Light" w:hAnsi="EYInterstate Light"/>
        </w:rPr>
      </w:pPr>
      <w:r w:rsidRPr="00626604">
        <w:rPr>
          <w:rFonts w:ascii="EYInterstate Light" w:hAnsi="EYInterstate Light"/>
          <w:b/>
        </w:rPr>
        <w:t>Migration Request Details</w:t>
      </w:r>
    </w:p>
    <w:p w14:paraId="5C0F7D16" w14:textId="4B3B3C41" w:rsidR="00B41254" w:rsidRPr="000066F4" w:rsidRDefault="0004445C" w:rsidP="00B41254">
      <w:pPr>
        <w:pStyle w:val="Heading4"/>
        <w:ind w:left="720"/>
        <w:rPr>
          <w:rFonts w:ascii="EYInterstate Light" w:hAnsi="EYInterstate Light"/>
          <w:color w:val="000000" w:themeColor="text1"/>
        </w:rPr>
      </w:pPr>
      <w:r>
        <w:rPr>
          <w:rFonts w:ascii="EYInterstate Light" w:hAnsi="EYInterstate Light"/>
          <w:color w:val="000000" w:themeColor="text1"/>
        </w:rPr>
        <w:t>CM065</w:t>
      </w:r>
      <w:r w:rsidR="007F7F6B">
        <w:rPr>
          <w:rFonts w:ascii="EYInterstate Light" w:hAnsi="EYInterstate Light"/>
          <w:color w:val="000000" w:themeColor="text1"/>
        </w:rPr>
        <w:t>_</w:t>
      </w:r>
      <w:r w:rsidR="00B41254" w:rsidRPr="000066F4">
        <w:rPr>
          <w:rFonts w:ascii="EYInterstate Light" w:hAnsi="EYInterstate Light"/>
          <w:color w:val="000000" w:themeColor="text1"/>
        </w:rPr>
        <w:t>CodeConfig</w:t>
      </w:r>
    </w:p>
    <w:p w14:paraId="593EA16A" w14:textId="5E3D6E42" w:rsidR="00B41254" w:rsidRPr="000066F4" w:rsidRDefault="00B41254" w:rsidP="00B41254">
      <w:pPr>
        <w:pStyle w:val="ListParagraph"/>
        <w:numPr>
          <w:ilvl w:val="0"/>
          <w:numId w:val="13"/>
        </w:numPr>
        <w:rPr>
          <w:rFonts w:ascii="EYInterstate Light" w:hAnsi="EYInterstate Light"/>
          <w:szCs w:val="20"/>
        </w:rPr>
      </w:pPr>
      <w:r w:rsidRPr="000066F4">
        <w:rPr>
          <w:rFonts w:ascii="EYInterstate Light" w:hAnsi="EYInterstate Light"/>
          <w:szCs w:val="20"/>
        </w:rPr>
        <w:t xml:space="preserve">Migration Request: </w:t>
      </w:r>
      <w:r w:rsidR="00F011EE">
        <w:rPr>
          <w:rFonts w:ascii="EYInterstate Light" w:hAnsi="EYInterstate Light"/>
          <w:color w:val="000000" w:themeColor="text1"/>
          <w:szCs w:val="20"/>
        </w:rPr>
        <w:t>CM065</w:t>
      </w:r>
      <w:r w:rsidR="007F7F6B">
        <w:rPr>
          <w:rFonts w:ascii="EYInterstate Light" w:hAnsi="EYInterstate Light"/>
          <w:color w:val="000000" w:themeColor="text1"/>
          <w:szCs w:val="20"/>
        </w:rPr>
        <w:t>_</w:t>
      </w:r>
      <w:r w:rsidR="009711C3" w:rsidRPr="000066F4">
        <w:rPr>
          <w:rFonts w:ascii="EYInterstate Light" w:hAnsi="EYInterstate Light"/>
          <w:color w:val="000000" w:themeColor="text1"/>
        </w:rPr>
        <w:t>CodeConfig</w:t>
      </w:r>
    </w:p>
    <w:p w14:paraId="52C332FA" w14:textId="5EAC4460" w:rsidR="00B41254" w:rsidRPr="00AB6FB7" w:rsidRDefault="00B41254" w:rsidP="00B41254">
      <w:pPr>
        <w:pStyle w:val="ListParagraph"/>
        <w:numPr>
          <w:ilvl w:val="0"/>
          <w:numId w:val="13"/>
        </w:numPr>
        <w:rPr>
          <w:rFonts w:ascii="EYInterstate Light" w:hAnsi="EYInterstate Light"/>
          <w:szCs w:val="20"/>
        </w:rPr>
      </w:pPr>
      <w:r w:rsidRPr="000066F4">
        <w:rPr>
          <w:rFonts w:ascii="EYInterstate Light" w:hAnsi="EYInterstate Light"/>
          <w:szCs w:val="20"/>
        </w:rPr>
        <w:t xml:space="preserve">Description: </w:t>
      </w:r>
      <w:r w:rsidR="00F011EE">
        <w:rPr>
          <w:rFonts w:ascii="EYInterstate Light" w:hAnsi="EYInterstate Light"/>
          <w:color w:val="000000" w:themeColor="text1"/>
        </w:rPr>
        <w:t xml:space="preserve">CM065 </w:t>
      </w:r>
      <w:r w:rsidR="00DC2B83">
        <w:rPr>
          <w:rFonts w:ascii="EYInterstate Light" w:hAnsi="EYInterstate Light" w:cstheme="minorHAnsi"/>
          <w:szCs w:val="20"/>
        </w:rPr>
        <w:t>–</w:t>
      </w:r>
      <w:r w:rsidR="00AB6FB7" w:rsidRPr="00AB6FB7">
        <w:rPr>
          <w:rFonts w:ascii="EYInterstate Light" w:hAnsi="EYInterstate Light" w:cstheme="minorHAnsi"/>
          <w:szCs w:val="20"/>
        </w:rPr>
        <w:t xml:space="preserve"> </w:t>
      </w:r>
      <w:r w:rsidR="00F011EE">
        <w:rPr>
          <w:rFonts w:ascii="EYInterstate Light" w:hAnsi="EYInterstate Light" w:cstheme="minorHAnsi"/>
          <w:szCs w:val="20"/>
        </w:rPr>
        <w:t>Send Account Balance to Invoice Cloud</w:t>
      </w:r>
    </w:p>
    <w:p w14:paraId="25878800" w14:textId="7F690871" w:rsidR="00B41254" w:rsidRPr="000066F4" w:rsidRDefault="00B41254" w:rsidP="00B41254">
      <w:pPr>
        <w:pStyle w:val="ListParagraph"/>
        <w:numPr>
          <w:ilvl w:val="0"/>
          <w:numId w:val="13"/>
        </w:numPr>
        <w:rPr>
          <w:rFonts w:ascii="EYInterstate Light" w:hAnsi="EYInterstate Light"/>
          <w:szCs w:val="20"/>
        </w:rPr>
      </w:pPr>
      <w:r w:rsidRPr="000066F4">
        <w:rPr>
          <w:rFonts w:ascii="EYInterstate Light" w:hAnsi="EYInterstate Light"/>
          <w:szCs w:val="20"/>
        </w:rPr>
        <w:t>Detailed Description</w:t>
      </w:r>
      <w:r w:rsidR="00AB6FB7">
        <w:rPr>
          <w:rFonts w:ascii="EYInterstate Light" w:hAnsi="EYInterstate Light" w:cstheme="minorHAnsi"/>
          <w:szCs w:val="20"/>
        </w:rPr>
        <w:t xml:space="preserve">: </w:t>
      </w:r>
      <w:r w:rsidR="00F011EE">
        <w:rPr>
          <w:rFonts w:ascii="EYInterstate Light" w:hAnsi="EYInterstate Light"/>
          <w:color w:val="000000" w:themeColor="text1"/>
        </w:rPr>
        <w:t xml:space="preserve">CM065 </w:t>
      </w:r>
      <w:r w:rsidR="00F011EE">
        <w:rPr>
          <w:rFonts w:ascii="EYInterstate Light" w:hAnsi="EYInterstate Light" w:cstheme="minorHAnsi"/>
          <w:szCs w:val="20"/>
        </w:rPr>
        <w:t>–</w:t>
      </w:r>
      <w:r w:rsidR="00F011EE" w:rsidRPr="00AB6FB7">
        <w:rPr>
          <w:rFonts w:ascii="EYInterstate Light" w:hAnsi="EYInterstate Light" w:cstheme="minorHAnsi"/>
          <w:szCs w:val="20"/>
        </w:rPr>
        <w:t xml:space="preserve"> </w:t>
      </w:r>
      <w:r w:rsidR="00F011EE">
        <w:rPr>
          <w:rFonts w:ascii="EYInterstate Light" w:hAnsi="EYInterstate Light" w:cstheme="minorHAnsi"/>
          <w:szCs w:val="20"/>
        </w:rPr>
        <w:t>Send Account Balance to Invoice Cloud</w:t>
      </w:r>
      <w:r w:rsidR="00F011EE" w:rsidDel="00F011EE">
        <w:rPr>
          <w:rFonts w:ascii="EYInterstate Light" w:hAnsi="EYInterstate Light"/>
          <w:color w:val="000000" w:themeColor="text1"/>
        </w:rPr>
        <w:t xml:space="preserve"> </w:t>
      </w:r>
    </w:p>
    <w:p w14:paraId="5B79200C" w14:textId="77777777" w:rsidR="00B41254" w:rsidRPr="000066F4" w:rsidRDefault="00B41254" w:rsidP="00B41254">
      <w:pPr>
        <w:pStyle w:val="ListParagraph"/>
        <w:numPr>
          <w:ilvl w:val="0"/>
          <w:numId w:val="13"/>
        </w:numPr>
        <w:rPr>
          <w:rFonts w:ascii="EYInterstate Light" w:hAnsi="EYInterstate Light"/>
          <w:szCs w:val="20"/>
        </w:rPr>
      </w:pPr>
      <w:r w:rsidRPr="000066F4">
        <w:rPr>
          <w:rFonts w:ascii="EYInterstate Light" w:hAnsi="EYInterstate Light"/>
          <w:szCs w:val="20"/>
        </w:rPr>
        <w:t>Class: Criteria-based</w:t>
      </w:r>
    </w:p>
    <w:p w14:paraId="50CF411A" w14:textId="77777777" w:rsidR="00B41254" w:rsidRPr="00496DD5" w:rsidRDefault="00B41254" w:rsidP="00B41254">
      <w:pPr>
        <w:pStyle w:val="ListParagraph"/>
        <w:numPr>
          <w:ilvl w:val="0"/>
          <w:numId w:val="13"/>
        </w:numPr>
        <w:rPr>
          <w:rFonts w:ascii="EYInterstate Light" w:hAnsi="EYInterstate Light"/>
        </w:rPr>
      </w:pPr>
      <w:r w:rsidRPr="00496DD5">
        <w:rPr>
          <w:rFonts w:ascii="EYInterstate Light" w:hAnsi="EYInterstate Light"/>
        </w:rPr>
        <w:t>Migration Plans:</w:t>
      </w:r>
    </w:p>
    <w:p w14:paraId="3A016CFE" w14:textId="4A25CABC" w:rsidR="00B41254" w:rsidRPr="00FA07EF" w:rsidRDefault="00B41254" w:rsidP="00B41254">
      <w:pPr>
        <w:pStyle w:val="ListParagraph"/>
        <w:numPr>
          <w:ilvl w:val="1"/>
          <w:numId w:val="13"/>
        </w:numPr>
        <w:rPr>
          <w:rFonts w:ascii="EYInterstate Light" w:hAnsi="EYInterstate Light"/>
        </w:rPr>
      </w:pPr>
      <w:r w:rsidRPr="00FA07EF">
        <w:rPr>
          <w:rFonts w:ascii="EYInterstate Light" w:hAnsi="EYInterstate Light"/>
        </w:rPr>
        <w:t>F1-Script</w:t>
      </w:r>
      <w:r w:rsidR="0049122E">
        <w:rPr>
          <w:rFonts w:ascii="EYInterstate Light" w:hAnsi="EYInterstate Light"/>
        </w:rPr>
        <w:t>Only</w:t>
      </w:r>
    </w:p>
    <w:p w14:paraId="63BF315A" w14:textId="77777777" w:rsidR="00B41254" w:rsidRPr="00FA07EF" w:rsidRDefault="00B41254" w:rsidP="00B41254">
      <w:pPr>
        <w:pStyle w:val="ListParagraph"/>
        <w:numPr>
          <w:ilvl w:val="2"/>
          <w:numId w:val="13"/>
        </w:numPr>
        <w:rPr>
          <w:rFonts w:ascii="EYInterstate Light" w:hAnsi="EYInterstate Light"/>
          <w:szCs w:val="20"/>
        </w:rPr>
      </w:pPr>
      <w:r w:rsidRPr="00FA07EF">
        <w:rPr>
          <w:rFonts w:ascii="EYInterstate Light" w:hAnsi="EYInterstate Light"/>
          <w:szCs w:val="20"/>
        </w:rPr>
        <w:t>Selection Type: Specific Key</w:t>
      </w:r>
    </w:p>
    <w:p w14:paraId="7AD5278E" w14:textId="74AFB4D6" w:rsidR="002E5A99" w:rsidRDefault="00B41254" w:rsidP="00335576">
      <w:pPr>
        <w:pStyle w:val="ListParagraph"/>
        <w:numPr>
          <w:ilvl w:val="2"/>
          <w:numId w:val="13"/>
        </w:numPr>
        <w:rPr>
          <w:rFonts w:ascii="EYInterstate Light" w:hAnsi="EYInterstate Light"/>
          <w:szCs w:val="20"/>
        </w:rPr>
      </w:pPr>
      <w:r w:rsidRPr="00FA07EF">
        <w:rPr>
          <w:rFonts w:ascii="EYInterstate Light" w:hAnsi="EYInterstate Light"/>
          <w:szCs w:val="20"/>
        </w:rPr>
        <w:t>Key Selection: Primary Key 1 = ‘</w:t>
      </w:r>
      <w:proofErr w:type="spellStart"/>
      <w:r w:rsidR="008221E7">
        <w:rPr>
          <w:rFonts w:ascii="EYInterstate Light" w:hAnsi="EYInterstate Light"/>
          <w:szCs w:val="20"/>
        </w:rPr>
        <w:t>CM_</w:t>
      </w:r>
      <w:r w:rsidR="000F6088">
        <w:rPr>
          <w:rFonts w:ascii="EYInterstate Light" w:hAnsi="EYInterstate Light"/>
          <w:szCs w:val="20"/>
        </w:rPr>
        <w:t>Get</w:t>
      </w:r>
      <w:r w:rsidR="00E15081">
        <w:rPr>
          <w:rFonts w:ascii="EYInterstate Light" w:hAnsi="EYInterstate Light"/>
          <w:szCs w:val="20"/>
        </w:rPr>
        <w:t>CurBal</w:t>
      </w:r>
      <w:proofErr w:type="spellEnd"/>
      <w:r w:rsidR="00E15081">
        <w:rPr>
          <w:rFonts w:ascii="EYInterstate Light" w:hAnsi="EYInterstate Light"/>
          <w:szCs w:val="20"/>
        </w:rPr>
        <w:t>’</w:t>
      </w:r>
    </w:p>
    <w:p w14:paraId="11B18A93" w14:textId="4377D3F1" w:rsidR="000C0FD1" w:rsidRPr="000066F4" w:rsidRDefault="00EE210A" w:rsidP="000C0FD1">
      <w:pPr>
        <w:pStyle w:val="Heading4"/>
        <w:ind w:left="720"/>
        <w:rPr>
          <w:rFonts w:ascii="EYInterstate Light" w:hAnsi="EYInterstate Light"/>
          <w:color w:val="000000" w:themeColor="text1"/>
        </w:rPr>
      </w:pPr>
      <w:r>
        <w:rPr>
          <w:rFonts w:ascii="EYInterstate Light" w:hAnsi="EYInterstate Light"/>
          <w:color w:val="000000" w:themeColor="text1"/>
        </w:rPr>
        <w:t>H2O</w:t>
      </w:r>
      <w:r w:rsidR="00A96254">
        <w:rPr>
          <w:rFonts w:ascii="EYInterstate Light" w:hAnsi="EYInterstate Light"/>
          <w:color w:val="000000" w:themeColor="text1"/>
        </w:rPr>
        <w:t>A</w:t>
      </w:r>
      <w:r>
        <w:rPr>
          <w:rFonts w:ascii="EYInterstate Light" w:hAnsi="EYInterstate Light"/>
          <w:color w:val="000000" w:themeColor="text1"/>
        </w:rPr>
        <w:t>_</w:t>
      </w:r>
      <w:r w:rsidR="000C0FD1">
        <w:rPr>
          <w:rFonts w:ascii="EYInterstate Light" w:hAnsi="EYInterstate Light"/>
          <w:color w:val="000000" w:themeColor="text1"/>
        </w:rPr>
        <w:t>CMN_LIB</w:t>
      </w:r>
    </w:p>
    <w:p w14:paraId="631DDCCE" w14:textId="2DD87CAA" w:rsidR="000C0FD1" w:rsidRPr="000066F4" w:rsidRDefault="000C0FD1" w:rsidP="000C0FD1">
      <w:pPr>
        <w:pStyle w:val="ListParagraph"/>
        <w:numPr>
          <w:ilvl w:val="0"/>
          <w:numId w:val="13"/>
        </w:numPr>
        <w:rPr>
          <w:rFonts w:ascii="EYInterstate Light" w:hAnsi="EYInterstate Light"/>
          <w:szCs w:val="20"/>
        </w:rPr>
      </w:pPr>
      <w:r w:rsidRPr="000066F4">
        <w:rPr>
          <w:rFonts w:ascii="EYInterstate Light" w:hAnsi="EYInterstate Light"/>
          <w:szCs w:val="20"/>
        </w:rPr>
        <w:t xml:space="preserve">Migration Request: </w:t>
      </w:r>
      <w:r w:rsidR="00EE210A">
        <w:rPr>
          <w:rFonts w:ascii="EYInterstate Light" w:hAnsi="EYInterstate Light"/>
          <w:color w:val="000000" w:themeColor="text1"/>
          <w:szCs w:val="20"/>
        </w:rPr>
        <w:t>H2O</w:t>
      </w:r>
      <w:r w:rsidR="00A96254">
        <w:rPr>
          <w:rFonts w:ascii="EYInterstate Light" w:hAnsi="EYInterstate Light"/>
          <w:color w:val="000000" w:themeColor="text1"/>
          <w:szCs w:val="20"/>
        </w:rPr>
        <w:t>A</w:t>
      </w:r>
      <w:r w:rsidR="00EE210A">
        <w:rPr>
          <w:rFonts w:ascii="EYInterstate Light" w:hAnsi="EYInterstate Light"/>
          <w:color w:val="000000" w:themeColor="text1"/>
          <w:szCs w:val="20"/>
        </w:rPr>
        <w:t>_CMN_LIB</w:t>
      </w:r>
    </w:p>
    <w:p w14:paraId="0BACAC8C" w14:textId="13B95F78" w:rsidR="000C0FD1" w:rsidRPr="00AB6FB7" w:rsidRDefault="000C0FD1" w:rsidP="000C0FD1">
      <w:pPr>
        <w:pStyle w:val="ListParagraph"/>
        <w:numPr>
          <w:ilvl w:val="0"/>
          <w:numId w:val="13"/>
        </w:numPr>
        <w:rPr>
          <w:rFonts w:ascii="EYInterstate Light" w:hAnsi="EYInterstate Light"/>
          <w:szCs w:val="20"/>
        </w:rPr>
      </w:pPr>
      <w:r w:rsidRPr="000066F4">
        <w:rPr>
          <w:rFonts w:ascii="EYInterstate Light" w:hAnsi="EYInterstate Light"/>
          <w:szCs w:val="20"/>
        </w:rPr>
        <w:t xml:space="preserve">Description: </w:t>
      </w:r>
      <w:r w:rsidR="008A3F62" w:rsidRPr="008A3F62">
        <w:rPr>
          <w:rFonts w:ascii="EYInterstate Light" w:hAnsi="EYInterstate Light"/>
          <w:color w:val="000000" w:themeColor="text1"/>
        </w:rPr>
        <w:t>H2O</w:t>
      </w:r>
      <w:r w:rsidR="00AE66FA">
        <w:rPr>
          <w:rFonts w:ascii="EYInterstate Light" w:hAnsi="EYInterstate Light"/>
          <w:color w:val="000000" w:themeColor="text1"/>
        </w:rPr>
        <w:t>A</w:t>
      </w:r>
      <w:r w:rsidR="008A3F62" w:rsidRPr="008A3F62">
        <w:rPr>
          <w:rFonts w:ascii="EYInterstate Light" w:hAnsi="EYInterstate Light"/>
          <w:color w:val="000000" w:themeColor="text1"/>
        </w:rPr>
        <w:t xml:space="preserve"> Common </w:t>
      </w:r>
      <w:r w:rsidR="00E15081">
        <w:rPr>
          <w:rFonts w:ascii="EYInterstate Light" w:hAnsi="EYInterstate Light"/>
          <w:color w:val="000000" w:themeColor="text1"/>
        </w:rPr>
        <w:t>Library</w:t>
      </w:r>
    </w:p>
    <w:p w14:paraId="7A6424F0" w14:textId="49903D75" w:rsidR="000C0FD1" w:rsidRPr="000066F4" w:rsidRDefault="000C0FD1" w:rsidP="000C0FD1">
      <w:pPr>
        <w:pStyle w:val="ListParagraph"/>
        <w:numPr>
          <w:ilvl w:val="0"/>
          <w:numId w:val="13"/>
        </w:numPr>
        <w:rPr>
          <w:rFonts w:ascii="EYInterstate Light" w:hAnsi="EYInterstate Light"/>
          <w:szCs w:val="20"/>
        </w:rPr>
      </w:pPr>
      <w:r w:rsidRPr="000066F4">
        <w:rPr>
          <w:rFonts w:ascii="EYInterstate Light" w:hAnsi="EYInterstate Light"/>
          <w:szCs w:val="20"/>
        </w:rPr>
        <w:t>Detailed Description</w:t>
      </w:r>
      <w:r>
        <w:rPr>
          <w:rFonts w:ascii="EYInterstate Light" w:hAnsi="EYInterstate Light" w:cstheme="minorHAnsi"/>
          <w:szCs w:val="20"/>
        </w:rPr>
        <w:t xml:space="preserve">: </w:t>
      </w:r>
      <w:r w:rsidR="008A3F62" w:rsidRPr="008A3F62">
        <w:rPr>
          <w:rFonts w:ascii="EYInterstate Light" w:hAnsi="EYInterstate Light"/>
          <w:color w:val="000000" w:themeColor="text1"/>
        </w:rPr>
        <w:t>H2O</w:t>
      </w:r>
      <w:r w:rsidR="00AE66FA">
        <w:rPr>
          <w:rFonts w:ascii="EYInterstate Light" w:hAnsi="EYInterstate Light"/>
          <w:color w:val="000000" w:themeColor="text1"/>
        </w:rPr>
        <w:t>A</w:t>
      </w:r>
      <w:r w:rsidR="008A3F62" w:rsidRPr="008A3F62">
        <w:rPr>
          <w:rFonts w:ascii="EYInterstate Light" w:hAnsi="EYInterstate Light"/>
          <w:color w:val="000000" w:themeColor="text1"/>
        </w:rPr>
        <w:t xml:space="preserve"> Common </w:t>
      </w:r>
      <w:r w:rsidR="00E15081">
        <w:rPr>
          <w:rFonts w:ascii="EYInterstate Light" w:hAnsi="EYInterstate Light"/>
          <w:color w:val="000000" w:themeColor="text1"/>
        </w:rPr>
        <w:t>Library</w:t>
      </w:r>
    </w:p>
    <w:p w14:paraId="6EEA0039" w14:textId="77777777" w:rsidR="000C0FD1" w:rsidRPr="000066F4" w:rsidRDefault="000C0FD1" w:rsidP="000C0FD1">
      <w:pPr>
        <w:pStyle w:val="ListParagraph"/>
        <w:numPr>
          <w:ilvl w:val="0"/>
          <w:numId w:val="13"/>
        </w:numPr>
        <w:rPr>
          <w:rFonts w:ascii="EYInterstate Light" w:hAnsi="EYInterstate Light"/>
          <w:szCs w:val="20"/>
        </w:rPr>
      </w:pPr>
      <w:r w:rsidRPr="000066F4">
        <w:rPr>
          <w:rFonts w:ascii="EYInterstate Light" w:hAnsi="EYInterstate Light"/>
          <w:szCs w:val="20"/>
        </w:rPr>
        <w:t>Class: Criteria-based</w:t>
      </w:r>
    </w:p>
    <w:p w14:paraId="2217806C" w14:textId="77777777" w:rsidR="000C0FD1" w:rsidRPr="00496DD5" w:rsidRDefault="000C0FD1" w:rsidP="000C0FD1">
      <w:pPr>
        <w:pStyle w:val="ListParagraph"/>
        <w:numPr>
          <w:ilvl w:val="0"/>
          <w:numId w:val="13"/>
        </w:numPr>
        <w:rPr>
          <w:rFonts w:ascii="EYInterstate Light" w:hAnsi="EYInterstate Light"/>
        </w:rPr>
      </w:pPr>
      <w:r w:rsidRPr="00496DD5">
        <w:rPr>
          <w:rFonts w:ascii="EYInterstate Light" w:hAnsi="EYInterstate Light"/>
        </w:rPr>
        <w:t>Migration Plans:</w:t>
      </w:r>
    </w:p>
    <w:p w14:paraId="7AA6707E" w14:textId="16E7C7F2" w:rsidR="000C0FD1" w:rsidRPr="00FA07EF" w:rsidRDefault="008A3F62" w:rsidP="000C0FD1">
      <w:pPr>
        <w:pStyle w:val="ListParagraph"/>
        <w:numPr>
          <w:ilvl w:val="1"/>
          <w:numId w:val="13"/>
        </w:numPr>
        <w:rPr>
          <w:rFonts w:ascii="EYInterstate Light" w:hAnsi="EYInterstate Light"/>
        </w:rPr>
      </w:pPr>
      <w:r w:rsidRPr="008A3F62">
        <w:rPr>
          <w:rFonts w:ascii="EYInterstate Light" w:hAnsi="EYInterstate Light"/>
        </w:rPr>
        <w:t>F1-XAI-Sender</w:t>
      </w:r>
    </w:p>
    <w:p w14:paraId="5E3699FE" w14:textId="77777777" w:rsidR="000C0FD1" w:rsidRPr="00FA07EF" w:rsidRDefault="000C0FD1" w:rsidP="000C0FD1">
      <w:pPr>
        <w:pStyle w:val="ListParagraph"/>
        <w:numPr>
          <w:ilvl w:val="2"/>
          <w:numId w:val="13"/>
        </w:numPr>
        <w:rPr>
          <w:rFonts w:ascii="EYInterstate Light" w:hAnsi="EYInterstate Light"/>
          <w:szCs w:val="20"/>
        </w:rPr>
      </w:pPr>
      <w:r w:rsidRPr="00FA07EF">
        <w:rPr>
          <w:rFonts w:ascii="EYInterstate Light" w:hAnsi="EYInterstate Light"/>
          <w:szCs w:val="20"/>
        </w:rPr>
        <w:t>Selection Type: Specific Key</w:t>
      </w:r>
    </w:p>
    <w:p w14:paraId="6FBE87CD" w14:textId="0C4941AA" w:rsidR="000C0FD1" w:rsidRPr="00335576" w:rsidRDefault="000C0FD1" w:rsidP="000C0FD1">
      <w:pPr>
        <w:pStyle w:val="ListParagraph"/>
        <w:numPr>
          <w:ilvl w:val="2"/>
          <w:numId w:val="13"/>
        </w:numPr>
        <w:rPr>
          <w:rFonts w:ascii="EYInterstate Light" w:hAnsi="EYInterstate Light"/>
          <w:szCs w:val="20"/>
        </w:rPr>
      </w:pPr>
      <w:r w:rsidRPr="00FA07EF">
        <w:rPr>
          <w:rFonts w:ascii="EYInterstate Light" w:hAnsi="EYInterstate Light"/>
          <w:szCs w:val="20"/>
        </w:rPr>
        <w:t>Key Selection: Primary Key 1 = ‘</w:t>
      </w:r>
      <w:r>
        <w:rPr>
          <w:rFonts w:ascii="EYInterstate Light" w:hAnsi="EYInterstate Light"/>
          <w:szCs w:val="20"/>
        </w:rPr>
        <w:t>CM</w:t>
      </w:r>
      <w:r w:rsidR="008A3F62">
        <w:rPr>
          <w:rFonts w:ascii="EYInterstate Light" w:hAnsi="EYInterstate Light"/>
          <w:szCs w:val="20"/>
        </w:rPr>
        <w:t>-EMAILSEND’</w:t>
      </w:r>
    </w:p>
    <w:p w14:paraId="2BC10BD7" w14:textId="77777777" w:rsidR="009B78BA" w:rsidRPr="00FA07EF" w:rsidRDefault="009B78BA" w:rsidP="009B78BA">
      <w:pPr>
        <w:pStyle w:val="ListParagraph"/>
        <w:numPr>
          <w:ilvl w:val="1"/>
          <w:numId w:val="13"/>
        </w:numPr>
        <w:rPr>
          <w:rFonts w:ascii="EYInterstate Light" w:hAnsi="EYInterstate Light"/>
        </w:rPr>
      </w:pPr>
      <w:r w:rsidRPr="00FA07EF">
        <w:rPr>
          <w:rFonts w:ascii="EYInterstate Light" w:hAnsi="EYInterstate Light"/>
        </w:rPr>
        <w:t>F1-Script</w:t>
      </w:r>
      <w:r>
        <w:rPr>
          <w:rFonts w:ascii="EYInterstate Light" w:hAnsi="EYInterstate Light"/>
        </w:rPr>
        <w:t>Only</w:t>
      </w:r>
    </w:p>
    <w:p w14:paraId="27EFF419" w14:textId="77777777" w:rsidR="009B78BA" w:rsidRPr="00FA07EF" w:rsidRDefault="009B78BA" w:rsidP="009B78BA">
      <w:pPr>
        <w:pStyle w:val="ListParagraph"/>
        <w:numPr>
          <w:ilvl w:val="2"/>
          <w:numId w:val="13"/>
        </w:numPr>
        <w:rPr>
          <w:rFonts w:ascii="EYInterstate Light" w:hAnsi="EYInterstate Light"/>
          <w:szCs w:val="20"/>
        </w:rPr>
      </w:pPr>
      <w:r w:rsidRPr="00FA07EF">
        <w:rPr>
          <w:rFonts w:ascii="EYInterstate Light" w:hAnsi="EYInterstate Light"/>
          <w:szCs w:val="20"/>
        </w:rPr>
        <w:t>Selection Type: Specific Key</w:t>
      </w:r>
    </w:p>
    <w:p w14:paraId="3B743761" w14:textId="047FDA2D" w:rsidR="009B78BA" w:rsidRDefault="009B78BA" w:rsidP="009B78BA">
      <w:pPr>
        <w:pStyle w:val="ListParagraph"/>
        <w:numPr>
          <w:ilvl w:val="2"/>
          <w:numId w:val="13"/>
        </w:numPr>
        <w:rPr>
          <w:rFonts w:ascii="EYInterstate Light" w:hAnsi="EYInterstate Light"/>
          <w:szCs w:val="20"/>
        </w:rPr>
      </w:pPr>
      <w:r w:rsidRPr="00FA07EF">
        <w:rPr>
          <w:rFonts w:ascii="EYInterstate Light" w:hAnsi="EYInterstate Light"/>
          <w:szCs w:val="20"/>
        </w:rPr>
        <w:t>Key Selection: Primary Key 1 = ‘</w:t>
      </w:r>
      <w:proofErr w:type="spellStart"/>
      <w:r>
        <w:rPr>
          <w:rFonts w:ascii="EYInterstate Light" w:hAnsi="EYInterstate Light"/>
          <w:szCs w:val="20"/>
        </w:rPr>
        <w:t>CM_MailUtil</w:t>
      </w:r>
      <w:proofErr w:type="spellEnd"/>
      <w:r w:rsidR="00073385">
        <w:rPr>
          <w:rFonts w:ascii="EYInterstate Light" w:hAnsi="EYInterstate Light"/>
          <w:szCs w:val="20"/>
        </w:rPr>
        <w:t>’</w:t>
      </w:r>
    </w:p>
    <w:p w14:paraId="6EE552A9" w14:textId="4FE65448" w:rsidR="00CA4CEE" w:rsidRDefault="00CA4CEE" w:rsidP="00CA4CEE">
      <w:pPr>
        <w:pStyle w:val="ListParagraph"/>
        <w:numPr>
          <w:ilvl w:val="1"/>
          <w:numId w:val="13"/>
        </w:numPr>
        <w:rPr>
          <w:rFonts w:ascii="EYInterstate Light" w:hAnsi="EYInterstate Light"/>
          <w:szCs w:val="20"/>
        </w:rPr>
      </w:pPr>
      <w:r>
        <w:rPr>
          <w:rFonts w:ascii="EYInterstate Light" w:hAnsi="EYInterstate Light"/>
          <w:szCs w:val="20"/>
        </w:rPr>
        <w:t>F1-FeatureConfiguration</w:t>
      </w:r>
    </w:p>
    <w:p w14:paraId="374F21ED" w14:textId="77777777" w:rsidR="00CA4CEE" w:rsidRPr="00FA07EF" w:rsidRDefault="00CA4CEE" w:rsidP="00CA4CEE">
      <w:pPr>
        <w:pStyle w:val="ListParagraph"/>
        <w:numPr>
          <w:ilvl w:val="2"/>
          <w:numId w:val="13"/>
        </w:numPr>
        <w:rPr>
          <w:rFonts w:ascii="EYInterstate Light" w:hAnsi="EYInterstate Light"/>
          <w:szCs w:val="20"/>
        </w:rPr>
      </w:pPr>
      <w:r w:rsidRPr="00FA07EF">
        <w:rPr>
          <w:rFonts w:ascii="EYInterstate Light" w:hAnsi="EYInterstate Light"/>
          <w:szCs w:val="20"/>
        </w:rPr>
        <w:t>Selection Type: Specific Key</w:t>
      </w:r>
    </w:p>
    <w:p w14:paraId="71D5456E" w14:textId="2AB246EE" w:rsidR="00CA4CEE" w:rsidRDefault="00CA4CEE" w:rsidP="00CA4CEE">
      <w:pPr>
        <w:pStyle w:val="ListParagraph"/>
        <w:numPr>
          <w:ilvl w:val="2"/>
          <w:numId w:val="13"/>
        </w:numPr>
        <w:rPr>
          <w:rFonts w:ascii="EYInterstate Light" w:hAnsi="EYInterstate Light"/>
          <w:szCs w:val="20"/>
        </w:rPr>
      </w:pPr>
      <w:r w:rsidRPr="00FA07EF">
        <w:rPr>
          <w:rFonts w:ascii="EYInterstate Light" w:hAnsi="EYInterstate Light"/>
          <w:szCs w:val="20"/>
        </w:rPr>
        <w:t>Key Selection: Primary Key 1 = ‘</w:t>
      </w:r>
      <w:r>
        <w:rPr>
          <w:rFonts w:ascii="EYInterstate Light" w:hAnsi="EYInterstate Light"/>
          <w:szCs w:val="20"/>
        </w:rPr>
        <w:t>CM-ICFEAT’</w:t>
      </w:r>
    </w:p>
    <w:p w14:paraId="68824A2C" w14:textId="66D0F652" w:rsidR="00CA4CEE" w:rsidRDefault="00CA4CEE" w:rsidP="00CA4CEE">
      <w:pPr>
        <w:pStyle w:val="ListParagraph"/>
        <w:numPr>
          <w:ilvl w:val="1"/>
          <w:numId w:val="13"/>
        </w:numPr>
        <w:rPr>
          <w:rFonts w:ascii="EYInterstate Light" w:hAnsi="EYInterstate Light"/>
          <w:szCs w:val="20"/>
        </w:rPr>
      </w:pPr>
      <w:r>
        <w:rPr>
          <w:rFonts w:ascii="EYInterstate Light" w:hAnsi="EYInterstate Light"/>
          <w:szCs w:val="20"/>
        </w:rPr>
        <w:t>F1-</w:t>
      </w:r>
      <w:r w:rsidR="00C6058E">
        <w:rPr>
          <w:rFonts w:ascii="EYInterstate Light" w:hAnsi="EYInterstate Light"/>
          <w:szCs w:val="20"/>
        </w:rPr>
        <w:t>InboundWebService</w:t>
      </w:r>
    </w:p>
    <w:p w14:paraId="69646A13" w14:textId="77777777" w:rsidR="00CA4CEE" w:rsidRPr="00FA07EF" w:rsidRDefault="00CA4CEE" w:rsidP="00CA4CEE">
      <w:pPr>
        <w:pStyle w:val="ListParagraph"/>
        <w:numPr>
          <w:ilvl w:val="2"/>
          <w:numId w:val="13"/>
        </w:numPr>
        <w:rPr>
          <w:rFonts w:ascii="EYInterstate Light" w:hAnsi="EYInterstate Light"/>
          <w:szCs w:val="20"/>
        </w:rPr>
      </w:pPr>
      <w:r w:rsidRPr="00FA07EF">
        <w:rPr>
          <w:rFonts w:ascii="EYInterstate Light" w:hAnsi="EYInterstate Light"/>
          <w:szCs w:val="20"/>
        </w:rPr>
        <w:t>Selection Type: Specific Key</w:t>
      </w:r>
    </w:p>
    <w:p w14:paraId="76DBB04C" w14:textId="6E09A6E3" w:rsidR="00CA4CEE" w:rsidRPr="00CA4CEE" w:rsidRDefault="00CA4CEE" w:rsidP="00CA4CEE">
      <w:pPr>
        <w:pStyle w:val="ListParagraph"/>
        <w:numPr>
          <w:ilvl w:val="2"/>
          <w:numId w:val="13"/>
        </w:numPr>
        <w:rPr>
          <w:rFonts w:ascii="EYInterstate Light" w:hAnsi="EYInterstate Light"/>
          <w:szCs w:val="20"/>
        </w:rPr>
      </w:pPr>
      <w:r w:rsidRPr="00CA4CEE">
        <w:rPr>
          <w:rFonts w:ascii="EYInterstate Light" w:hAnsi="EYInterstate Light"/>
          <w:szCs w:val="20"/>
        </w:rPr>
        <w:t>Key Selection: Primary Key 1 = ‘CM-</w:t>
      </w:r>
      <w:proofErr w:type="spellStart"/>
      <w:r w:rsidR="00C6058E">
        <w:rPr>
          <w:rFonts w:ascii="EYInterstate Light" w:hAnsi="EYInterstate Light"/>
          <w:szCs w:val="20"/>
        </w:rPr>
        <w:t>InvoiceCloudWebService</w:t>
      </w:r>
      <w:proofErr w:type="spellEnd"/>
      <w:r w:rsidR="00C6058E">
        <w:rPr>
          <w:rFonts w:ascii="EYInterstate Light" w:hAnsi="EYInterstate Light"/>
          <w:szCs w:val="20"/>
        </w:rPr>
        <w:t>’</w:t>
      </w:r>
    </w:p>
    <w:p w14:paraId="376535B5" w14:textId="77777777" w:rsidR="000C0FD1" w:rsidRPr="00BD1464" w:rsidRDefault="000C0FD1" w:rsidP="00BD1464">
      <w:pPr>
        <w:rPr>
          <w:rFonts w:ascii="EYInterstate Light" w:hAnsi="EYInterstate Light"/>
          <w:szCs w:val="20"/>
        </w:rPr>
      </w:pPr>
    </w:p>
    <w:p w14:paraId="0C7936BB" w14:textId="688536A0" w:rsidR="00060514" w:rsidRPr="00626604" w:rsidRDefault="00060514" w:rsidP="008F7929">
      <w:pPr>
        <w:pStyle w:val="Heading2"/>
        <w:rPr>
          <w:rFonts w:ascii="EYInterstate Light" w:hAnsi="EYInterstate Light"/>
        </w:rPr>
      </w:pPr>
      <w:bookmarkStart w:id="48" w:name="_Toc212142100"/>
      <w:r w:rsidRPr="00626604">
        <w:rPr>
          <w:rFonts w:ascii="EYInterstate Light" w:hAnsi="EYInterstate Light"/>
        </w:rPr>
        <w:t>Migration Considerations</w:t>
      </w:r>
      <w:bookmarkEnd w:id="48"/>
    </w:p>
    <w:p w14:paraId="4748128B" w14:textId="049E6A7A" w:rsidR="00941685" w:rsidRPr="00626604" w:rsidRDefault="0090434A" w:rsidP="0067289C">
      <w:pPr>
        <w:rPr>
          <w:rFonts w:ascii="EYInterstate Light" w:hAnsi="EYInterstate Light"/>
        </w:rPr>
      </w:pPr>
      <w:r>
        <w:rPr>
          <w:rFonts w:ascii="EYInterstate Light" w:hAnsi="EYInterstate Light"/>
        </w:rPr>
        <w:t>N/A</w:t>
      </w:r>
    </w:p>
    <w:p w14:paraId="2ADB816D" w14:textId="77777777" w:rsidR="0067289C" w:rsidRPr="00626604" w:rsidRDefault="0067289C" w:rsidP="0067289C">
      <w:pPr>
        <w:rPr>
          <w:rFonts w:ascii="EYInterstate Light" w:hAnsi="EYInterstate Light"/>
        </w:rPr>
      </w:pPr>
    </w:p>
    <w:p w14:paraId="5371D76E" w14:textId="77777777" w:rsidR="005D1F28" w:rsidRDefault="005D1F28">
      <w:pPr>
        <w:rPr>
          <w:rFonts w:ascii="EYInterstate Light" w:eastAsiaTheme="majorEastAsia" w:hAnsi="EYInterstate Light" w:cstheme="minorHAnsi"/>
          <w:b/>
          <w:sz w:val="28"/>
        </w:rPr>
      </w:pPr>
      <w:r>
        <w:rPr>
          <w:rFonts w:ascii="EYInterstate Light" w:hAnsi="EYInterstate Light" w:cstheme="minorHAnsi"/>
        </w:rPr>
        <w:br w:type="page"/>
      </w:r>
    </w:p>
    <w:p w14:paraId="32FC4586" w14:textId="0C3474CF" w:rsidR="00910609" w:rsidRPr="00626604" w:rsidRDefault="004952BC" w:rsidP="00427343">
      <w:pPr>
        <w:pStyle w:val="Heading1"/>
        <w:rPr>
          <w:rFonts w:ascii="EYInterstate Light" w:hAnsi="EYInterstate Light" w:cstheme="minorHAnsi"/>
        </w:rPr>
      </w:pPr>
      <w:bookmarkStart w:id="49" w:name="_Toc212142101"/>
      <w:r w:rsidRPr="00626604">
        <w:rPr>
          <w:rFonts w:ascii="EYInterstate Light" w:hAnsi="EYInterstate Light" w:cstheme="minorHAnsi"/>
        </w:rPr>
        <w:lastRenderedPageBreak/>
        <w:t xml:space="preserve">Component </w:t>
      </w:r>
      <w:r w:rsidR="0067289C" w:rsidRPr="00626604">
        <w:rPr>
          <w:rFonts w:ascii="EYInterstate Light" w:hAnsi="EYInterstate Light" w:cstheme="minorHAnsi"/>
        </w:rPr>
        <w:t>Details</w:t>
      </w:r>
      <w:bookmarkEnd w:id="49"/>
    </w:p>
    <w:p w14:paraId="1F4EB409" w14:textId="77777777" w:rsidR="0009239B" w:rsidRPr="00626604" w:rsidRDefault="0009239B" w:rsidP="008F7929">
      <w:pPr>
        <w:pStyle w:val="Heading2"/>
        <w:rPr>
          <w:rFonts w:ascii="EYInterstate Light" w:hAnsi="EYInterstate Light"/>
        </w:rPr>
      </w:pPr>
      <w:bookmarkStart w:id="50" w:name="_Algorithm_Type:_CM-INVEXTPRC"/>
      <w:bookmarkStart w:id="51" w:name="_Toc343075773"/>
      <w:bookmarkStart w:id="52" w:name="_Toc441579181"/>
      <w:bookmarkStart w:id="53" w:name="_Toc212142102"/>
      <w:bookmarkEnd w:id="50"/>
      <w:r w:rsidRPr="00626604">
        <w:rPr>
          <w:rFonts w:ascii="EYInterstate Light" w:hAnsi="EYInterstate Light"/>
        </w:rPr>
        <w:t>Configuration Tools</w:t>
      </w:r>
      <w:bookmarkEnd w:id="51"/>
      <w:bookmarkEnd w:id="52"/>
      <w:bookmarkEnd w:id="53"/>
    </w:p>
    <w:p w14:paraId="0E770058" w14:textId="3C400663" w:rsidR="00D3133F" w:rsidRPr="00D3133F" w:rsidRDefault="00054E9E" w:rsidP="00540F28">
      <w:pPr>
        <w:pStyle w:val="Heading3"/>
      </w:pPr>
      <w:bookmarkStart w:id="54" w:name="_CMInvcExtPrc_-_Plug-in"/>
      <w:bookmarkStart w:id="55" w:name="_CM_GetCurBal_–_Service"/>
      <w:bookmarkStart w:id="56" w:name="_Toc343075778"/>
      <w:bookmarkStart w:id="57" w:name="_Toc441579190"/>
      <w:bookmarkStart w:id="58" w:name="_Toc212142103"/>
      <w:bookmarkEnd w:id="54"/>
      <w:bookmarkEnd w:id="55"/>
      <w:proofErr w:type="spellStart"/>
      <w:r w:rsidRPr="00054E9E">
        <w:t>CM_</w:t>
      </w:r>
      <w:r w:rsidR="000F6088">
        <w:t>Get</w:t>
      </w:r>
      <w:r w:rsidR="0031475F">
        <w:t>CurBal</w:t>
      </w:r>
      <w:proofErr w:type="spellEnd"/>
      <w:r w:rsidR="0031475F">
        <w:t xml:space="preserve"> </w:t>
      </w:r>
      <w:r w:rsidR="00FB2A5D">
        <w:t>–</w:t>
      </w:r>
      <w:r w:rsidR="0009239B" w:rsidRPr="00626604">
        <w:t xml:space="preserve"> </w:t>
      </w:r>
      <w:r w:rsidR="00FB2A5D">
        <w:t>Service</w:t>
      </w:r>
      <w:r w:rsidR="0009239B" w:rsidRPr="00626604">
        <w:t xml:space="preserve"> Scrip</w:t>
      </w:r>
      <w:bookmarkEnd w:id="56"/>
      <w:bookmarkEnd w:id="57"/>
      <w:r w:rsidR="00FC18BD">
        <w:t>t (New)</w:t>
      </w:r>
      <w:bookmarkEnd w:id="58"/>
    </w:p>
    <w:p w14:paraId="6D601361" w14:textId="1B396AC0" w:rsidR="0009239B" w:rsidRPr="00626604" w:rsidRDefault="000F6088" w:rsidP="00D3133F">
      <w:pPr>
        <w:pStyle w:val="Response1"/>
        <w:rPr>
          <w:rFonts w:ascii="EYInterstate Light" w:hAnsi="EYInterstate Light" w:cstheme="minorHAnsi"/>
        </w:rPr>
      </w:pPr>
      <w:r>
        <w:rPr>
          <w:rFonts w:ascii="EYInterstate Light" w:hAnsi="EYInterstate Light" w:cstheme="minorHAnsi"/>
          <w:color w:val="8DB3E2"/>
          <w:szCs w:val="20"/>
        </w:rPr>
        <w:t>Get</w:t>
      </w:r>
      <w:r w:rsidR="0031475F">
        <w:rPr>
          <w:rFonts w:ascii="EYInterstate Light" w:hAnsi="EYInterstate Light" w:cstheme="minorHAnsi"/>
          <w:color w:val="8DB3E2"/>
          <w:szCs w:val="20"/>
        </w:rPr>
        <w:t xml:space="preserve"> Current Account Balance</w:t>
      </w:r>
    </w:p>
    <w:p w14:paraId="19D46E0C" w14:textId="04C11082" w:rsidR="0009239B" w:rsidRPr="00626604" w:rsidRDefault="00633A04" w:rsidP="00C736AE">
      <w:pPr>
        <w:pStyle w:val="Response1"/>
        <w:rPr>
          <w:rFonts w:ascii="EYInterstate Light" w:hAnsi="EYInterstate Light" w:cstheme="minorHAnsi"/>
        </w:rPr>
      </w:pPr>
      <w:bookmarkStart w:id="59" w:name="_Toc343075779"/>
      <w:bookmarkStart w:id="60" w:name="_Toc441579191"/>
      <w:proofErr w:type="spellStart"/>
      <w:r>
        <w:rPr>
          <w:rFonts w:ascii="EYInterstate Light" w:hAnsi="EYInterstate Light" w:cstheme="minorHAnsi"/>
        </w:rPr>
        <w:t>CM_</w:t>
      </w:r>
      <w:r w:rsidR="000F29B5">
        <w:rPr>
          <w:rFonts w:ascii="EYInterstate Light" w:hAnsi="EYInterstate Light" w:cstheme="minorHAnsi"/>
        </w:rPr>
        <w:t>Get</w:t>
      </w:r>
      <w:r w:rsidR="00E15081">
        <w:rPr>
          <w:rFonts w:ascii="EYInterstate Light" w:hAnsi="EYInterstate Light" w:cstheme="minorHAnsi"/>
        </w:rPr>
        <w:t>CurBal</w:t>
      </w:r>
      <w:proofErr w:type="spellEnd"/>
      <w:r w:rsidR="0009239B" w:rsidRPr="00626604">
        <w:rPr>
          <w:rFonts w:ascii="EYInterstate Light" w:hAnsi="EYInterstate Light" w:cstheme="minorHAnsi"/>
        </w:rPr>
        <w:t xml:space="preserve"> Properties</w:t>
      </w:r>
      <w:bookmarkEnd w:id="59"/>
      <w:bookmarkEnd w:id="60"/>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8"/>
        <w:gridCol w:w="527"/>
        <w:gridCol w:w="3610"/>
        <w:gridCol w:w="3266"/>
      </w:tblGrid>
      <w:tr w:rsidR="0009239B" w:rsidRPr="00626604" w14:paraId="4D0B1935" w14:textId="77777777" w:rsidTr="00295480">
        <w:tc>
          <w:tcPr>
            <w:tcW w:w="1848" w:type="dxa"/>
            <w:tcBorders>
              <w:bottom w:val="single" w:sz="4" w:space="0" w:color="auto"/>
            </w:tcBorders>
            <w:shd w:val="clear" w:color="auto" w:fill="1F3864" w:themeFill="accent5" w:themeFillShade="80"/>
          </w:tcPr>
          <w:p w14:paraId="058E74F1" w14:textId="77777777" w:rsidR="0009239B" w:rsidRPr="00626604" w:rsidRDefault="0009239B" w:rsidP="2C600213">
            <w:pPr>
              <w:pStyle w:val="Response1"/>
              <w:rPr>
                <w:rFonts w:ascii="EYInterstate Light" w:hAnsi="EYInterstate Light" w:cstheme="minorBidi"/>
                <w:color w:val="FFFFFF" w:themeColor="background1"/>
                <w:lang w:val="en-GB"/>
              </w:rPr>
            </w:pPr>
            <w:r w:rsidRPr="00626604">
              <w:rPr>
                <w:rFonts w:ascii="EYInterstate Light" w:hAnsi="EYInterstate Light" w:cstheme="minorBidi"/>
                <w:color w:val="FFFFFF" w:themeColor="background1"/>
                <w:lang w:val="en-GB"/>
              </w:rPr>
              <w:t>ATTRIBUTE</w:t>
            </w:r>
          </w:p>
        </w:tc>
        <w:tc>
          <w:tcPr>
            <w:tcW w:w="7403" w:type="dxa"/>
            <w:gridSpan w:val="3"/>
            <w:shd w:val="clear" w:color="auto" w:fill="1F3864" w:themeFill="accent5" w:themeFillShade="80"/>
          </w:tcPr>
          <w:p w14:paraId="4528E5F7" w14:textId="77777777" w:rsidR="0009239B" w:rsidRPr="00626604" w:rsidRDefault="0009239B" w:rsidP="2C600213">
            <w:pPr>
              <w:pStyle w:val="Response1"/>
              <w:rPr>
                <w:rFonts w:ascii="EYInterstate Light" w:hAnsi="EYInterstate Light" w:cstheme="minorBidi"/>
                <w:color w:val="FFFFFF" w:themeColor="background1"/>
                <w:lang w:val="en-GB"/>
              </w:rPr>
            </w:pPr>
            <w:r w:rsidRPr="00626604">
              <w:rPr>
                <w:rFonts w:ascii="EYInterstate Light" w:hAnsi="EYInterstate Light" w:cstheme="minorBidi"/>
                <w:color w:val="FFFFFF" w:themeColor="background1"/>
                <w:lang w:val="en-GB"/>
              </w:rPr>
              <w:t>VALUE</w:t>
            </w:r>
          </w:p>
        </w:tc>
      </w:tr>
      <w:tr w:rsidR="0009239B" w:rsidRPr="00626604" w14:paraId="2971113F" w14:textId="77777777" w:rsidTr="00295480">
        <w:tc>
          <w:tcPr>
            <w:tcW w:w="1848" w:type="dxa"/>
            <w:shd w:val="clear" w:color="auto" w:fill="002060"/>
          </w:tcPr>
          <w:p w14:paraId="3DD2F659" w14:textId="77777777" w:rsidR="0009239B" w:rsidRPr="00626604" w:rsidRDefault="0009239B" w:rsidP="2C600213">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Script</w:t>
            </w:r>
          </w:p>
        </w:tc>
        <w:tc>
          <w:tcPr>
            <w:tcW w:w="7403" w:type="dxa"/>
            <w:gridSpan w:val="3"/>
          </w:tcPr>
          <w:p w14:paraId="614183FB" w14:textId="019CACE7" w:rsidR="0009239B" w:rsidRPr="00626604" w:rsidRDefault="00812299" w:rsidP="00C736AE">
            <w:pPr>
              <w:pStyle w:val="Response1"/>
              <w:rPr>
                <w:rFonts w:ascii="EYInterstate Light" w:hAnsi="EYInterstate Light" w:cstheme="minorHAnsi"/>
                <w:color w:val="000000"/>
                <w:szCs w:val="20"/>
              </w:rPr>
            </w:pPr>
            <w:proofErr w:type="spellStart"/>
            <w:r>
              <w:rPr>
                <w:rFonts w:ascii="EYInterstate Light" w:hAnsi="EYInterstate Light" w:cstheme="minorHAnsi"/>
                <w:color w:val="000000"/>
                <w:szCs w:val="20"/>
              </w:rPr>
              <w:t>CM_</w:t>
            </w:r>
            <w:r w:rsidR="000F6088">
              <w:rPr>
                <w:rFonts w:ascii="EYInterstate Light" w:hAnsi="EYInterstate Light" w:cstheme="minorHAnsi"/>
                <w:color w:val="000000"/>
                <w:szCs w:val="20"/>
              </w:rPr>
              <w:t>Get</w:t>
            </w:r>
            <w:r w:rsidR="0031475F">
              <w:rPr>
                <w:rFonts w:ascii="EYInterstate Light" w:hAnsi="EYInterstate Light" w:cstheme="minorHAnsi"/>
                <w:color w:val="000000"/>
                <w:szCs w:val="20"/>
              </w:rPr>
              <w:t>CurBal</w:t>
            </w:r>
            <w:proofErr w:type="spellEnd"/>
          </w:p>
        </w:tc>
      </w:tr>
      <w:tr w:rsidR="0009239B" w:rsidRPr="00626604" w14:paraId="5D1AAA6F" w14:textId="77777777" w:rsidTr="00295480">
        <w:tc>
          <w:tcPr>
            <w:tcW w:w="1848" w:type="dxa"/>
            <w:shd w:val="clear" w:color="auto" w:fill="002060"/>
          </w:tcPr>
          <w:p w14:paraId="71AF684A" w14:textId="77777777" w:rsidR="0009239B" w:rsidRPr="00626604" w:rsidRDefault="0009239B" w:rsidP="2C600213">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Description</w:t>
            </w:r>
          </w:p>
        </w:tc>
        <w:tc>
          <w:tcPr>
            <w:tcW w:w="7403" w:type="dxa"/>
            <w:gridSpan w:val="3"/>
          </w:tcPr>
          <w:p w14:paraId="7140C6E1" w14:textId="72A1BCC2" w:rsidR="0009239B" w:rsidRPr="00626604" w:rsidRDefault="000F6088" w:rsidP="00D3133F">
            <w:pPr>
              <w:pStyle w:val="Response1"/>
              <w:rPr>
                <w:rFonts w:ascii="EYInterstate Light" w:hAnsi="EYInterstate Light" w:cstheme="minorHAnsi"/>
                <w:color w:val="000000"/>
                <w:szCs w:val="20"/>
              </w:rPr>
            </w:pPr>
            <w:r>
              <w:rPr>
                <w:rFonts w:ascii="EYInterstate Light" w:hAnsi="EYInterstate Light" w:cstheme="minorHAnsi"/>
                <w:color w:val="000000"/>
                <w:szCs w:val="20"/>
              </w:rPr>
              <w:t>Get</w:t>
            </w:r>
            <w:r w:rsidR="0031475F">
              <w:rPr>
                <w:rFonts w:ascii="EYInterstate Light" w:hAnsi="EYInterstate Light" w:cstheme="minorHAnsi"/>
                <w:color w:val="000000"/>
                <w:szCs w:val="20"/>
              </w:rPr>
              <w:t xml:space="preserve"> Current Account Balance</w:t>
            </w:r>
          </w:p>
        </w:tc>
      </w:tr>
      <w:tr w:rsidR="0009239B" w:rsidRPr="00626604" w14:paraId="3F22F75D" w14:textId="77777777" w:rsidTr="00295480">
        <w:tc>
          <w:tcPr>
            <w:tcW w:w="1848" w:type="dxa"/>
            <w:tcBorders>
              <w:bottom w:val="single" w:sz="4" w:space="0" w:color="auto"/>
            </w:tcBorders>
            <w:shd w:val="clear" w:color="auto" w:fill="002060"/>
          </w:tcPr>
          <w:p w14:paraId="63095889" w14:textId="77777777" w:rsidR="0009239B" w:rsidRPr="00626604" w:rsidRDefault="0009239B" w:rsidP="2C600213">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Script Type</w:t>
            </w:r>
          </w:p>
        </w:tc>
        <w:tc>
          <w:tcPr>
            <w:tcW w:w="7403" w:type="dxa"/>
            <w:gridSpan w:val="3"/>
            <w:tcBorders>
              <w:bottom w:val="single" w:sz="4" w:space="0" w:color="auto"/>
            </w:tcBorders>
          </w:tcPr>
          <w:p w14:paraId="78967567" w14:textId="2DBA0F44" w:rsidR="0009239B" w:rsidRPr="00626604" w:rsidRDefault="00681CAF" w:rsidP="00C736AE">
            <w:pPr>
              <w:pStyle w:val="Response1"/>
              <w:rPr>
                <w:rFonts w:ascii="EYInterstate Light" w:hAnsi="EYInterstate Light" w:cstheme="minorHAnsi"/>
                <w:color w:val="000000"/>
                <w:szCs w:val="20"/>
              </w:rPr>
            </w:pPr>
            <w:r>
              <w:rPr>
                <w:rFonts w:ascii="EYInterstate Light" w:hAnsi="EYInterstate Light" w:cstheme="minorHAnsi"/>
                <w:color w:val="000000"/>
                <w:szCs w:val="20"/>
              </w:rPr>
              <w:t>Service</w:t>
            </w:r>
            <w:r w:rsidR="004C1652">
              <w:rPr>
                <w:rFonts w:ascii="EYInterstate Light" w:hAnsi="EYInterstate Light" w:cstheme="minorHAnsi"/>
                <w:color w:val="000000"/>
                <w:szCs w:val="20"/>
              </w:rPr>
              <w:t xml:space="preserve"> Script</w:t>
            </w:r>
          </w:p>
        </w:tc>
      </w:tr>
      <w:tr w:rsidR="000D4294" w:rsidRPr="00626604" w14:paraId="426544E8" w14:textId="77777777" w:rsidTr="00295480">
        <w:tc>
          <w:tcPr>
            <w:tcW w:w="1848" w:type="dxa"/>
            <w:tcBorders>
              <w:bottom w:val="single" w:sz="4" w:space="0" w:color="auto"/>
            </w:tcBorders>
            <w:shd w:val="clear" w:color="auto" w:fill="002060"/>
          </w:tcPr>
          <w:p w14:paraId="30A4E027" w14:textId="10445C87" w:rsidR="000D4294" w:rsidRPr="00626604" w:rsidRDefault="00681CAF" w:rsidP="2C600213">
            <w:pPr>
              <w:pStyle w:val="Response1"/>
              <w:rPr>
                <w:rFonts w:ascii="EYInterstate Light" w:hAnsi="EYInterstate Light" w:cstheme="minorBidi"/>
                <w:color w:val="FFFFFF" w:themeColor="background1"/>
              </w:rPr>
            </w:pPr>
            <w:r>
              <w:rPr>
                <w:rFonts w:ascii="EYInterstate Light" w:hAnsi="EYInterstate Light" w:cstheme="minorBidi"/>
                <w:color w:val="FFFFFF" w:themeColor="background1"/>
              </w:rPr>
              <w:t>Application Service</w:t>
            </w:r>
          </w:p>
        </w:tc>
        <w:tc>
          <w:tcPr>
            <w:tcW w:w="7403" w:type="dxa"/>
            <w:gridSpan w:val="3"/>
            <w:tcBorders>
              <w:bottom w:val="single" w:sz="4" w:space="0" w:color="auto"/>
            </w:tcBorders>
          </w:tcPr>
          <w:p w14:paraId="40381408" w14:textId="4CC014DE" w:rsidR="000D4294" w:rsidRDefault="00B81C66" w:rsidP="00C736AE">
            <w:pPr>
              <w:pStyle w:val="Response1"/>
              <w:rPr>
                <w:rFonts w:ascii="EYInterstate Light" w:hAnsi="EYInterstate Light" w:cstheme="minorHAnsi"/>
                <w:color w:val="000000"/>
                <w:szCs w:val="20"/>
              </w:rPr>
            </w:pPr>
            <w:r w:rsidRPr="00B81C66">
              <w:rPr>
                <w:rFonts w:ascii="EYInterstate Light" w:hAnsi="EYInterstate Light" w:cstheme="minorHAnsi"/>
                <w:color w:val="000000"/>
                <w:szCs w:val="20"/>
              </w:rPr>
              <w:t>F1-DFLTS</w:t>
            </w:r>
          </w:p>
        </w:tc>
      </w:tr>
      <w:tr w:rsidR="00233717" w:rsidRPr="00626604" w14:paraId="229AC502" w14:textId="77777777" w:rsidTr="00295480">
        <w:tc>
          <w:tcPr>
            <w:tcW w:w="1848" w:type="dxa"/>
            <w:tcBorders>
              <w:bottom w:val="single" w:sz="4" w:space="0" w:color="auto"/>
            </w:tcBorders>
            <w:shd w:val="clear" w:color="auto" w:fill="002060"/>
          </w:tcPr>
          <w:p w14:paraId="302C1391" w14:textId="6252DCAE" w:rsidR="00233717" w:rsidRDefault="00832177" w:rsidP="2C600213">
            <w:pPr>
              <w:pStyle w:val="Response1"/>
              <w:rPr>
                <w:rFonts w:ascii="EYInterstate Light" w:hAnsi="EYInterstate Light" w:cstheme="minorBidi"/>
                <w:color w:val="FFFFFF" w:themeColor="background1"/>
              </w:rPr>
            </w:pPr>
            <w:r>
              <w:rPr>
                <w:rFonts w:ascii="EYInterstate Light" w:hAnsi="EYInterstate Light" w:cstheme="minorBidi"/>
                <w:color w:val="FFFFFF" w:themeColor="background1"/>
              </w:rPr>
              <w:t>Script Engine Version</w:t>
            </w:r>
          </w:p>
        </w:tc>
        <w:tc>
          <w:tcPr>
            <w:tcW w:w="7403" w:type="dxa"/>
            <w:gridSpan w:val="3"/>
            <w:tcBorders>
              <w:bottom w:val="single" w:sz="4" w:space="0" w:color="auto"/>
            </w:tcBorders>
          </w:tcPr>
          <w:p w14:paraId="25F77D9D" w14:textId="400398B1" w:rsidR="00233717" w:rsidRDefault="00681CAF" w:rsidP="00C736AE">
            <w:pPr>
              <w:pStyle w:val="Response1"/>
              <w:rPr>
                <w:rFonts w:ascii="EYInterstate Light" w:hAnsi="EYInterstate Light" w:cstheme="minorHAnsi"/>
                <w:color w:val="000000"/>
                <w:szCs w:val="20"/>
              </w:rPr>
            </w:pPr>
            <w:r>
              <w:rPr>
                <w:rFonts w:ascii="EYInterstate Light" w:hAnsi="EYInterstate Light" w:cstheme="minorHAnsi"/>
                <w:color w:val="000000"/>
                <w:szCs w:val="20"/>
              </w:rPr>
              <w:t>3.0</w:t>
            </w:r>
          </w:p>
        </w:tc>
      </w:tr>
      <w:tr w:rsidR="0009239B" w:rsidRPr="00626604" w14:paraId="1A4DF6BF" w14:textId="77777777" w:rsidTr="00295480">
        <w:tc>
          <w:tcPr>
            <w:tcW w:w="9251" w:type="dxa"/>
            <w:gridSpan w:val="4"/>
            <w:shd w:val="clear" w:color="auto" w:fill="002060"/>
          </w:tcPr>
          <w:p w14:paraId="3B7889DF" w14:textId="77777777" w:rsidR="0009239B" w:rsidRPr="00626604" w:rsidRDefault="0009239B" w:rsidP="00923162">
            <w:pPr>
              <w:pStyle w:val="Response1"/>
              <w:jc w:val="center"/>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Steps</w:t>
            </w:r>
          </w:p>
        </w:tc>
      </w:tr>
      <w:tr w:rsidR="0009239B" w:rsidRPr="00626604" w14:paraId="5F0FD927" w14:textId="77777777" w:rsidTr="00295480">
        <w:tc>
          <w:tcPr>
            <w:tcW w:w="1848" w:type="dxa"/>
            <w:shd w:val="clear" w:color="auto" w:fill="002060"/>
          </w:tcPr>
          <w:p w14:paraId="3BFFC2D9" w14:textId="77777777" w:rsidR="0009239B" w:rsidRPr="00626604" w:rsidRDefault="0009239B" w:rsidP="2C600213">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Step Sequence</w:t>
            </w:r>
          </w:p>
        </w:tc>
        <w:tc>
          <w:tcPr>
            <w:tcW w:w="7403" w:type="dxa"/>
            <w:gridSpan w:val="3"/>
            <w:shd w:val="clear" w:color="auto" w:fill="002060"/>
          </w:tcPr>
          <w:p w14:paraId="5DE2C0EB" w14:textId="244AFE24" w:rsidR="0009239B" w:rsidRPr="00626604" w:rsidRDefault="00EC5211" w:rsidP="2C600213">
            <w:pPr>
              <w:pStyle w:val="Response1"/>
              <w:rPr>
                <w:rFonts w:ascii="EYInterstate Light" w:hAnsi="EYInterstate Light" w:cstheme="minorBidi"/>
                <w:color w:val="FFFFFF" w:themeColor="background1"/>
              </w:rPr>
            </w:pPr>
            <w:r>
              <w:rPr>
                <w:rFonts w:ascii="EYInterstate Light" w:hAnsi="EYInterstate Light" w:cstheme="minorBidi"/>
                <w:color w:val="FFFFFF" w:themeColor="background1"/>
              </w:rPr>
              <w:t>10</w:t>
            </w:r>
          </w:p>
        </w:tc>
      </w:tr>
      <w:tr w:rsidR="0009239B" w:rsidRPr="00626604" w14:paraId="6209B739" w14:textId="77777777" w:rsidTr="00295480">
        <w:tc>
          <w:tcPr>
            <w:tcW w:w="1848" w:type="dxa"/>
            <w:shd w:val="clear" w:color="auto" w:fill="002060"/>
          </w:tcPr>
          <w:p w14:paraId="7E0A8894" w14:textId="77777777" w:rsidR="0009239B" w:rsidRPr="00626604" w:rsidRDefault="0009239B" w:rsidP="2C600213">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Step Type</w:t>
            </w:r>
          </w:p>
        </w:tc>
        <w:tc>
          <w:tcPr>
            <w:tcW w:w="7403" w:type="dxa"/>
            <w:gridSpan w:val="3"/>
          </w:tcPr>
          <w:p w14:paraId="752686AE" w14:textId="30FD439D" w:rsidR="0009239B" w:rsidRPr="00626604" w:rsidRDefault="001E3F32" w:rsidP="00C736AE">
            <w:pPr>
              <w:pStyle w:val="Response1"/>
              <w:rPr>
                <w:rFonts w:ascii="EYInterstate Light" w:hAnsi="EYInterstate Light" w:cstheme="minorHAnsi"/>
                <w:color w:val="000000"/>
                <w:szCs w:val="20"/>
              </w:rPr>
            </w:pPr>
            <w:r>
              <w:rPr>
                <w:rFonts w:ascii="EYInterstate Light" w:hAnsi="EYInterstate Light" w:cstheme="minorHAnsi"/>
                <w:color w:val="000000"/>
                <w:szCs w:val="20"/>
              </w:rPr>
              <w:t>Label</w:t>
            </w:r>
          </w:p>
        </w:tc>
      </w:tr>
      <w:tr w:rsidR="0009239B" w:rsidRPr="00626604" w14:paraId="6F92A0FB" w14:textId="77777777" w:rsidTr="00295480">
        <w:tc>
          <w:tcPr>
            <w:tcW w:w="1848" w:type="dxa"/>
            <w:tcBorders>
              <w:bottom w:val="single" w:sz="4" w:space="0" w:color="auto"/>
            </w:tcBorders>
            <w:shd w:val="clear" w:color="auto" w:fill="002060"/>
          </w:tcPr>
          <w:p w14:paraId="29C6E2D8" w14:textId="77777777" w:rsidR="0009239B" w:rsidRPr="00626604" w:rsidRDefault="0009239B" w:rsidP="2C600213">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Text</w:t>
            </w:r>
          </w:p>
        </w:tc>
        <w:tc>
          <w:tcPr>
            <w:tcW w:w="7403" w:type="dxa"/>
            <w:gridSpan w:val="3"/>
            <w:tcBorders>
              <w:bottom w:val="single" w:sz="4" w:space="0" w:color="auto"/>
            </w:tcBorders>
          </w:tcPr>
          <w:p w14:paraId="4DF949D7" w14:textId="7A9F9F56" w:rsidR="0009239B" w:rsidRPr="00626604" w:rsidRDefault="00EC5211" w:rsidP="00C736AE">
            <w:pPr>
              <w:pStyle w:val="Response1"/>
              <w:rPr>
                <w:rFonts w:ascii="EYInterstate Light" w:hAnsi="EYInterstate Light" w:cstheme="minorHAnsi"/>
                <w:color w:val="000000"/>
                <w:szCs w:val="20"/>
              </w:rPr>
            </w:pPr>
            <w:r>
              <w:rPr>
                <w:rFonts w:ascii="EYInterstate Light" w:hAnsi="EYInterstate Light" w:cstheme="minorHAnsi"/>
                <w:color w:val="000000"/>
                <w:szCs w:val="20"/>
              </w:rPr>
              <w:t>Change History</w:t>
            </w:r>
          </w:p>
        </w:tc>
      </w:tr>
      <w:tr w:rsidR="00F235E4" w:rsidRPr="00626604" w14:paraId="70A7A258" w14:textId="77777777" w:rsidTr="00295480">
        <w:tc>
          <w:tcPr>
            <w:tcW w:w="1848" w:type="dxa"/>
            <w:tcBorders>
              <w:bottom w:val="single" w:sz="4" w:space="0" w:color="auto"/>
            </w:tcBorders>
            <w:shd w:val="clear" w:color="auto" w:fill="002060"/>
          </w:tcPr>
          <w:p w14:paraId="7F222B9A" w14:textId="356801A5" w:rsidR="00F235E4" w:rsidRPr="00626604" w:rsidRDefault="00F235E4" w:rsidP="2C600213">
            <w:pPr>
              <w:pStyle w:val="Response1"/>
              <w:rPr>
                <w:rFonts w:ascii="EYInterstate Light" w:hAnsi="EYInterstate Light" w:cstheme="minorBidi"/>
                <w:color w:val="FFFFFF" w:themeColor="background1"/>
              </w:rPr>
            </w:pPr>
            <w:r>
              <w:rPr>
                <w:rFonts w:ascii="EYInterstate Light" w:hAnsi="EYInterstate Light" w:cstheme="minorBidi"/>
                <w:color w:val="FFFFFF" w:themeColor="background1"/>
              </w:rPr>
              <w:t>Edit Data Text</w:t>
            </w:r>
          </w:p>
        </w:tc>
        <w:tc>
          <w:tcPr>
            <w:tcW w:w="7403" w:type="dxa"/>
            <w:gridSpan w:val="3"/>
            <w:tcBorders>
              <w:bottom w:val="single" w:sz="4" w:space="0" w:color="auto"/>
            </w:tcBorders>
          </w:tcPr>
          <w:p w14:paraId="3E6CDBBC" w14:textId="1EFE4209" w:rsidR="00B92543" w:rsidRPr="00B92543" w:rsidRDefault="00B92543" w:rsidP="00B92543">
            <w:pPr>
              <w:pStyle w:val="Response1"/>
              <w:rPr>
                <w:rFonts w:ascii="EYInterstate Light" w:hAnsi="EYInterstate Light" w:cstheme="minorHAnsi"/>
                <w:color w:val="C45911" w:themeColor="accent2" w:themeShade="BF"/>
                <w:szCs w:val="20"/>
              </w:rPr>
            </w:pPr>
            <w:r w:rsidRPr="00B92543">
              <w:rPr>
                <w:rFonts w:ascii="EYInterstate Light" w:hAnsi="EYInterstate Light" w:cstheme="minorHAnsi"/>
                <w:color w:val="C45911" w:themeColor="accent2" w:themeShade="BF"/>
                <w:szCs w:val="20"/>
              </w:rPr>
              <w:t xml:space="preserve">This script accepts Account ID as an input and returns the person information, accounts balances and response statuses as output. If the processing is successful, it returns 'OK' as the statuses and 'F' otherwise. For failed processing due to </w:t>
            </w:r>
            <w:proofErr w:type="gramStart"/>
            <w:r w:rsidRPr="00B92543">
              <w:rPr>
                <w:rFonts w:ascii="EYInterstate Light" w:hAnsi="EYInterstate Light" w:cstheme="minorHAnsi"/>
                <w:color w:val="C45911" w:themeColor="accent2" w:themeShade="BF"/>
                <w:szCs w:val="20"/>
              </w:rPr>
              <w:t>invalid</w:t>
            </w:r>
            <w:proofErr w:type="gramEnd"/>
            <w:r w:rsidRPr="00B92543">
              <w:rPr>
                <w:rFonts w:ascii="EYInterstate Light" w:hAnsi="EYInterstate Light" w:cstheme="minorHAnsi"/>
                <w:color w:val="C45911" w:themeColor="accent2" w:themeShade="BF"/>
                <w:szCs w:val="20"/>
              </w:rPr>
              <w:t xml:space="preserve"> account provided or some configurations are missing in the system upon </w:t>
            </w:r>
            <w:proofErr w:type="gramStart"/>
            <w:r w:rsidRPr="00B92543">
              <w:rPr>
                <w:rFonts w:ascii="EYInterstate Light" w:hAnsi="EYInterstate Light" w:cstheme="minorHAnsi"/>
                <w:color w:val="C45911" w:themeColor="accent2" w:themeShade="BF"/>
                <w:szCs w:val="20"/>
              </w:rPr>
              <w:t>the request</w:t>
            </w:r>
            <w:proofErr w:type="gramEnd"/>
            <w:r w:rsidRPr="00B92543">
              <w:rPr>
                <w:rFonts w:ascii="EYInterstate Light" w:hAnsi="EYInterstate Light" w:cstheme="minorHAnsi"/>
                <w:color w:val="C45911" w:themeColor="accent2" w:themeShade="BF"/>
                <w:szCs w:val="20"/>
              </w:rPr>
              <w:t>, a To Do Entry will be created, and an email notification will be sent.</w:t>
            </w:r>
          </w:p>
          <w:p w14:paraId="7136865F" w14:textId="77777777" w:rsidR="00B92543" w:rsidRPr="00B92543" w:rsidRDefault="00B92543" w:rsidP="00B92543">
            <w:pPr>
              <w:pStyle w:val="Response1"/>
              <w:rPr>
                <w:rFonts w:ascii="EYInterstate Light" w:hAnsi="EYInterstate Light" w:cstheme="minorHAnsi"/>
                <w:color w:val="C45911" w:themeColor="accent2" w:themeShade="BF"/>
                <w:szCs w:val="20"/>
              </w:rPr>
            </w:pPr>
            <w:r w:rsidRPr="00B92543">
              <w:rPr>
                <w:rFonts w:ascii="EYInterstate Light" w:hAnsi="EYInterstate Light" w:cstheme="minorHAnsi"/>
                <w:color w:val="C45911" w:themeColor="accent2" w:themeShade="BF"/>
                <w:szCs w:val="20"/>
              </w:rPr>
              <w:t>Version History:</w:t>
            </w:r>
          </w:p>
          <w:p w14:paraId="5CEFA55C" w14:textId="61CD99FC" w:rsidR="00EC5211" w:rsidRPr="007929AE" w:rsidRDefault="00B92543" w:rsidP="00B92543">
            <w:pPr>
              <w:pStyle w:val="Response1"/>
              <w:spacing w:before="0"/>
              <w:rPr>
                <w:rFonts w:ascii="EYInterstate Light" w:hAnsi="EYInterstate Light" w:cstheme="minorHAnsi"/>
                <w:color w:val="C45911" w:themeColor="accent2" w:themeShade="BF"/>
                <w:szCs w:val="20"/>
              </w:rPr>
            </w:pPr>
            <w:r w:rsidRPr="00B92543">
              <w:rPr>
                <w:rFonts w:ascii="EYInterstate Light" w:hAnsi="EYInterstate Light" w:cstheme="minorHAnsi"/>
                <w:color w:val="C45911" w:themeColor="accent2" w:themeShade="BF"/>
                <w:szCs w:val="20"/>
              </w:rPr>
              <w:t>2025-</w:t>
            </w:r>
            <w:r w:rsidR="00D0569B">
              <w:rPr>
                <w:rFonts w:ascii="EYInterstate Light" w:hAnsi="EYInterstate Light" w:cstheme="minorHAnsi"/>
                <w:color w:val="C45911" w:themeColor="accent2" w:themeShade="BF"/>
                <w:szCs w:val="20"/>
              </w:rPr>
              <w:t>Oct-06</w:t>
            </w:r>
            <w:r w:rsidRPr="00B92543">
              <w:rPr>
                <w:rFonts w:ascii="EYInterstate Light" w:hAnsi="EYInterstate Light" w:cstheme="minorHAnsi"/>
                <w:color w:val="C45911" w:themeColor="accent2" w:themeShade="BF"/>
                <w:szCs w:val="20"/>
              </w:rPr>
              <w:t xml:space="preserve">    </w:t>
            </w:r>
            <w:proofErr w:type="spellStart"/>
            <w:r w:rsidRPr="00B92543">
              <w:rPr>
                <w:rFonts w:ascii="EYInterstate Light" w:hAnsi="EYInterstate Light" w:cstheme="minorHAnsi"/>
                <w:color w:val="C45911" w:themeColor="accent2" w:themeShade="BF"/>
                <w:szCs w:val="20"/>
              </w:rPr>
              <w:t>JGabri</w:t>
            </w:r>
            <w:proofErr w:type="spellEnd"/>
            <w:r w:rsidRPr="00B92543">
              <w:rPr>
                <w:rFonts w:ascii="EYInterstate Light" w:hAnsi="EYInterstate Light" w:cstheme="minorHAnsi"/>
                <w:color w:val="C45911" w:themeColor="accent2" w:themeShade="BF"/>
                <w:szCs w:val="20"/>
              </w:rPr>
              <w:t xml:space="preserve">    </w:t>
            </w:r>
            <w:r w:rsidR="00D0569B">
              <w:rPr>
                <w:rFonts w:ascii="EYInterstate Light" w:hAnsi="EYInterstate Light" w:cstheme="minorHAnsi"/>
                <w:color w:val="C45911" w:themeColor="accent2" w:themeShade="BF"/>
                <w:szCs w:val="20"/>
              </w:rPr>
              <w:t>CM065</w:t>
            </w:r>
            <w:r w:rsidRPr="00B92543">
              <w:rPr>
                <w:rFonts w:ascii="EYInterstate Light" w:hAnsi="EYInterstate Light" w:cstheme="minorHAnsi"/>
                <w:color w:val="C45911" w:themeColor="accent2" w:themeShade="BF"/>
                <w:szCs w:val="20"/>
              </w:rPr>
              <w:t>. Initial version</w:t>
            </w:r>
          </w:p>
        </w:tc>
      </w:tr>
      <w:tr w:rsidR="00923162" w:rsidRPr="00626604" w14:paraId="7F6F6635" w14:textId="77777777" w:rsidTr="00295480">
        <w:tc>
          <w:tcPr>
            <w:tcW w:w="1848" w:type="dxa"/>
            <w:tcBorders>
              <w:bottom w:val="single" w:sz="4" w:space="0" w:color="auto"/>
            </w:tcBorders>
            <w:shd w:val="clear" w:color="auto" w:fill="002060"/>
          </w:tcPr>
          <w:p w14:paraId="7D1E1E66" w14:textId="4CF2A701" w:rsidR="00923162" w:rsidRDefault="00923162" w:rsidP="00923162">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Step Sequence</w:t>
            </w:r>
          </w:p>
        </w:tc>
        <w:tc>
          <w:tcPr>
            <w:tcW w:w="7403" w:type="dxa"/>
            <w:gridSpan w:val="3"/>
            <w:tcBorders>
              <w:bottom w:val="single" w:sz="4" w:space="0" w:color="auto"/>
            </w:tcBorders>
            <w:shd w:val="clear" w:color="auto" w:fill="002060"/>
          </w:tcPr>
          <w:p w14:paraId="07811E2D" w14:textId="642F421B" w:rsidR="00923162" w:rsidRPr="007929AE" w:rsidRDefault="00923162" w:rsidP="00923162">
            <w:pPr>
              <w:pStyle w:val="Response1"/>
              <w:rPr>
                <w:rFonts w:ascii="EYInterstate Light" w:hAnsi="EYInterstate Light" w:cstheme="minorHAnsi"/>
                <w:color w:val="C45911" w:themeColor="accent2" w:themeShade="BF"/>
                <w:szCs w:val="20"/>
              </w:rPr>
            </w:pPr>
            <w:r w:rsidRPr="00923162">
              <w:rPr>
                <w:rFonts w:ascii="EYInterstate Light" w:hAnsi="EYInterstate Light" w:cstheme="minorBidi"/>
                <w:color w:val="FFFFFF" w:themeColor="background1"/>
              </w:rPr>
              <w:t>20</w:t>
            </w:r>
          </w:p>
        </w:tc>
      </w:tr>
      <w:tr w:rsidR="00923162" w:rsidRPr="00626604" w14:paraId="50E06350" w14:textId="77777777" w:rsidTr="00295480">
        <w:tc>
          <w:tcPr>
            <w:tcW w:w="1848" w:type="dxa"/>
            <w:tcBorders>
              <w:bottom w:val="single" w:sz="4" w:space="0" w:color="auto"/>
            </w:tcBorders>
            <w:shd w:val="clear" w:color="auto" w:fill="002060"/>
          </w:tcPr>
          <w:p w14:paraId="3ADFC067" w14:textId="03F72E94" w:rsidR="00923162" w:rsidRDefault="00923162" w:rsidP="00923162">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Step Type</w:t>
            </w:r>
          </w:p>
        </w:tc>
        <w:tc>
          <w:tcPr>
            <w:tcW w:w="7403" w:type="dxa"/>
            <w:gridSpan w:val="3"/>
            <w:tcBorders>
              <w:bottom w:val="single" w:sz="4" w:space="0" w:color="auto"/>
            </w:tcBorders>
          </w:tcPr>
          <w:p w14:paraId="34E5043D" w14:textId="42840053" w:rsidR="00923162" w:rsidRPr="00EA2901" w:rsidRDefault="00923162" w:rsidP="00EA2901">
            <w:pPr>
              <w:pStyle w:val="Response1"/>
              <w:rPr>
                <w:rFonts w:ascii="EYInterstate Light" w:hAnsi="EYInterstate Light" w:cstheme="minorHAnsi"/>
                <w:color w:val="000000"/>
                <w:szCs w:val="20"/>
              </w:rPr>
            </w:pPr>
            <w:r>
              <w:rPr>
                <w:rFonts w:ascii="EYInterstate Light" w:hAnsi="EYInterstate Light" w:cstheme="minorHAnsi"/>
                <w:color w:val="000000"/>
                <w:szCs w:val="20"/>
              </w:rPr>
              <w:t xml:space="preserve">Groovy </w:t>
            </w:r>
            <w:r w:rsidR="00EC5211">
              <w:rPr>
                <w:rFonts w:ascii="EYInterstate Light" w:hAnsi="EYInterstate Light" w:cstheme="minorHAnsi"/>
                <w:color w:val="000000"/>
                <w:szCs w:val="20"/>
              </w:rPr>
              <w:t>Imports</w:t>
            </w:r>
          </w:p>
        </w:tc>
      </w:tr>
      <w:tr w:rsidR="00923162" w:rsidRPr="00626604" w14:paraId="1E924558" w14:textId="77777777" w:rsidTr="00295480">
        <w:tc>
          <w:tcPr>
            <w:tcW w:w="1848" w:type="dxa"/>
            <w:tcBorders>
              <w:bottom w:val="single" w:sz="4" w:space="0" w:color="auto"/>
            </w:tcBorders>
            <w:shd w:val="clear" w:color="auto" w:fill="002060"/>
          </w:tcPr>
          <w:p w14:paraId="33320DDC" w14:textId="0EEC25D0" w:rsidR="00923162" w:rsidRDefault="00923162" w:rsidP="00923162">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Text</w:t>
            </w:r>
          </w:p>
        </w:tc>
        <w:tc>
          <w:tcPr>
            <w:tcW w:w="7403" w:type="dxa"/>
            <w:gridSpan w:val="3"/>
            <w:tcBorders>
              <w:bottom w:val="single" w:sz="4" w:space="0" w:color="auto"/>
            </w:tcBorders>
          </w:tcPr>
          <w:p w14:paraId="224A7C60" w14:textId="2A80F56A" w:rsidR="00923162" w:rsidRPr="00EA2901" w:rsidRDefault="00EC5211" w:rsidP="00EA2901">
            <w:pPr>
              <w:pStyle w:val="Response1"/>
              <w:rPr>
                <w:rFonts w:ascii="EYInterstate Light" w:hAnsi="EYInterstate Light" w:cstheme="minorHAnsi"/>
                <w:color w:val="000000"/>
                <w:szCs w:val="20"/>
              </w:rPr>
            </w:pPr>
            <w:r>
              <w:rPr>
                <w:rFonts w:ascii="EYInterstate Light" w:hAnsi="EYInterstate Light" w:cstheme="minorHAnsi"/>
                <w:color w:val="000000"/>
                <w:szCs w:val="20"/>
              </w:rPr>
              <w:t>Imports</w:t>
            </w:r>
          </w:p>
        </w:tc>
      </w:tr>
      <w:tr w:rsidR="00923162" w:rsidRPr="00626604" w14:paraId="4197E7A2" w14:textId="77777777" w:rsidTr="00295480">
        <w:tc>
          <w:tcPr>
            <w:tcW w:w="1848" w:type="dxa"/>
            <w:tcBorders>
              <w:bottom w:val="single" w:sz="4" w:space="0" w:color="auto"/>
            </w:tcBorders>
            <w:shd w:val="clear" w:color="auto" w:fill="002060"/>
          </w:tcPr>
          <w:p w14:paraId="2642860D" w14:textId="278D38E6" w:rsidR="00923162" w:rsidRDefault="00923162" w:rsidP="00923162">
            <w:pPr>
              <w:pStyle w:val="Response1"/>
              <w:rPr>
                <w:rFonts w:ascii="EYInterstate Light" w:hAnsi="EYInterstate Light" w:cstheme="minorBidi"/>
                <w:color w:val="FFFFFF" w:themeColor="background1"/>
              </w:rPr>
            </w:pPr>
            <w:r>
              <w:rPr>
                <w:rFonts w:ascii="EYInterstate Light" w:hAnsi="EYInterstate Light" w:cstheme="minorBidi"/>
                <w:color w:val="FFFFFF" w:themeColor="background1"/>
              </w:rPr>
              <w:t>Edit Data Text</w:t>
            </w:r>
          </w:p>
        </w:tc>
        <w:tc>
          <w:tcPr>
            <w:tcW w:w="7403" w:type="dxa"/>
            <w:gridSpan w:val="3"/>
            <w:tcBorders>
              <w:bottom w:val="single" w:sz="4" w:space="0" w:color="auto"/>
            </w:tcBorders>
          </w:tcPr>
          <w:p w14:paraId="611D717E" w14:textId="184EC1E2" w:rsidR="00923162" w:rsidRPr="00FC5BEC" w:rsidRDefault="00EC5211" w:rsidP="00FC5BEC">
            <w:pPr>
              <w:pStyle w:val="Response1"/>
              <w:rPr>
                <w:rFonts w:ascii="EYInterstate Light" w:hAnsi="EYInterstate Light" w:cstheme="minorHAnsi"/>
                <w:color w:val="00B050"/>
                <w:szCs w:val="20"/>
              </w:rPr>
            </w:pPr>
            <w:r w:rsidRPr="00800F78">
              <w:rPr>
                <w:rFonts w:ascii="EYInterstate Light" w:hAnsi="EYInterstate Light" w:cstheme="minorHAnsi"/>
                <w:color w:val="00B050"/>
                <w:szCs w:val="20"/>
              </w:rPr>
              <w:t>/*</w:t>
            </w:r>
            <w:r w:rsidR="00800F78" w:rsidRPr="00800F78">
              <w:rPr>
                <w:rFonts w:ascii="EYInterstate Light" w:hAnsi="EYInterstate Light" w:cstheme="minorHAnsi"/>
                <w:color w:val="00B050"/>
                <w:szCs w:val="20"/>
              </w:rPr>
              <w:t xml:space="preserve"> </w:t>
            </w:r>
            <w:r w:rsidRPr="00800F78">
              <w:rPr>
                <w:rFonts w:ascii="EYInterstate Light" w:hAnsi="EYInterstate Light" w:cstheme="minorHAnsi"/>
                <w:color w:val="00B050"/>
                <w:szCs w:val="20"/>
              </w:rPr>
              <w:t>Add all required imports here and remove unused imports and system generated comments.</w:t>
            </w:r>
            <w:r w:rsidR="00800F78" w:rsidRPr="00800F78">
              <w:rPr>
                <w:rFonts w:ascii="EYInterstate Light" w:hAnsi="EYInterstate Light" w:cstheme="minorHAnsi"/>
                <w:color w:val="00B050"/>
                <w:szCs w:val="20"/>
              </w:rPr>
              <w:t xml:space="preserve"> </w:t>
            </w:r>
            <w:r w:rsidRPr="00800F78">
              <w:rPr>
                <w:rFonts w:ascii="EYInterstate Light" w:hAnsi="EYInterstate Light" w:cstheme="minorHAnsi"/>
                <w:color w:val="00B050"/>
                <w:szCs w:val="20"/>
              </w:rPr>
              <w:t>*/</w:t>
            </w:r>
          </w:p>
        </w:tc>
      </w:tr>
      <w:tr w:rsidR="00A22A27" w:rsidRPr="00626604" w14:paraId="57A2A407" w14:textId="77777777" w:rsidTr="00295480">
        <w:tc>
          <w:tcPr>
            <w:tcW w:w="1848" w:type="dxa"/>
            <w:tcBorders>
              <w:bottom w:val="single" w:sz="4" w:space="0" w:color="auto"/>
            </w:tcBorders>
            <w:shd w:val="clear" w:color="auto" w:fill="002060"/>
          </w:tcPr>
          <w:p w14:paraId="656F562C" w14:textId="058CE316" w:rsidR="00A22A27" w:rsidRDefault="00A22A27" w:rsidP="00A22A27">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lastRenderedPageBreak/>
              <w:t>Step Sequence</w:t>
            </w:r>
          </w:p>
        </w:tc>
        <w:tc>
          <w:tcPr>
            <w:tcW w:w="7403" w:type="dxa"/>
            <w:gridSpan w:val="3"/>
            <w:tcBorders>
              <w:bottom w:val="single" w:sz="4" w:space="0" w:color="auto"/>
            </w:tcBorders>
            <w:shd w:val="clear" w:color="auto" w:fill="002060"/>
          </w:tcPr>
          <w:p w14:paraId="7B49C1F4" w14:textId="2A606B89" w:rsidR="00A22A27" w:rsidRPr="007929AE" w:rsidRDefault="00557C09" w:rsidP="00A22A27">
            <w:pPr>
              <w:pStyle w:val="Response1"/>
              <w:rPr>
                <w:rFonts w:ascii="EYInterstate Light" w:hAnsi="EYInterstate Light" w:cstheme="minorHAnsi"/>
                <w:color w:val="C45911" w:themeColor="accent2" w:themeShade="BF"/>
                <w:szCs w:val="20"/>
              </w:rPr>
            </w:pPr>
            <w:r>
              <w:rPr>
                <w:rFonts w:ascii="EYInterstate Light" w:hAnsi="EYInterstate Light" w:cstheme="minorBidi"/>
                <w:color w:val="FFFFFF" w:themeColor="background1"/>
              </w:rPr>
              <w:t>3</w:t>
            </w:r>
            <w:r w:rsidR="00A22A27">
              <w:rPr>
                <w:rFonts w:ascii="EYInterstate Light" w:hAnsi="EYInterstate Light" w:cstheme="minorBidi"/>
                <w:color w:val="FFFFFF" w:themeColor="background1"/>
              </w:rPr>
              <w:t>0</w:t>
            </w:r>
          </w:p>
        </w:tc>
      </w:tr>
      <w:tr w:rsidR="00A22A27" w:rsidRPr="00626604" w14:paraId="6B1D493A" w14:textId="77777777" w:rsidTr="00295480">
        <w:tc>
          <w:tcPr>
            <w:tcW w:w="1848" w:type="dxa"/>
            <w:tcBorders>
              <w:bottom w:val="single" w:sz="4" w:space="0" w:color="auto"/>
            </w:tcBorders>
            <w:shd w:val="clear" w:color="auto" w:fill="002060"/>
          </w:tcPr>
          <w:p w14:paraId="5D265641" w14:textId="0AC4595E" w:rsidR="00A22A27" w:rsidRDefault="00A22A27" w:rsidP="00A22A27">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Step Type</w:t>
            </w:r>
          </w:p>
        </w:tc>
        <w:tc>
          <w:tcPr>
            <w:tcW w:w="7403" w:type="dxa"/>
            <w:gridSpan w:val="3"/>
            <w:tcBorders>
              <w:bottom w:val="single" w:sz="4" w:space="0" w:color="auto"/>
            </w:tcBorders>
          </w:tcPr>
          <w:p w14:paraId="22C7EEB5" w14:textId="29A51303" w:rsidR="00A22A27" w:rsidRPr="00A22A27" w:rsidRDefault="00A22A27" w:rsidP="00A22A27">
            <w:pPr>
              <w:pStyle w:val="Response1"/>
              <w:rPr>
                <w:rFonts w:ascii="EYInterstate Light" w:hAnsi="EYInterstate Light" w:cstheme="minorHAnsi"/>
                <w:color w:val="000000"/>
                <w:szCs w:val="20"/>
              </w:rPr>
            </w:pPr>
            <w:r>
              <w:rPr>
                <w:rFonts w:ascii="EYInterstate Light" w:hAnsi="EYInterstate Light" w:cstheme="minorHAnsi"/>
                <w:color w:val="000000"/>
                <w:szCs w:val="20"/>
              </w:rPr>
              <w:t>Groovy Members</w:t>
            </w:r>
          </w:p>
        </w:tc>
      </w:tr>
      <w:tr w:rsidR="00A22A27" w:rsidRPr="00626604" w14:paraId="50F2B51B" w14:textId="77777777" w:rsidTr="00295480">
        <w:tc>
          <w:tcPr>
            <w:tcW w:w="1848" w:type="dxa"/>
            <w:tcBorders>
              <w:bottom w:val="single" w:sz="4" w:space="0" w:color="auto"/>
            </w:tcBorders>
            <w:shd w:val="clear" w:color="auto" w:fill="002060"/>
          </w:tcPr>
          <w:p w14:paraId="6E9C817E" w14:textId="3CD725D8" w:rsidR="00A22A27" w:rsidRDefault="00A22A27" w:rsidP="00A22A27">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Text</w:t>
            </w:r>
          </w:p>
        </w:tc>
        <w:tc>
          <w:tcPr>
            <w:tcW w:w="7403" w:type="dxa"/>
            <w:gridSpan w:val="3"/>
            <w:tcBorders>
              <w:bottom w:val="single" w:sz="4" w:space="0" w:color="auto"/>
            </w:tcBorders>
          </w:tcPr>
          <w:p w14:paraId="0520A8A7" w14:textId="45CF6B6A" w:rsidR="00A22A27" w:rsidRPr="00A22A27" w:rsidRDefault="00A22A27" w:rsidP="00A22A27">
            <w:pPr>
              <w:pStyle w:val="Response1"/>
              <w:rPr>
                <w:rFonts w:ascii="EYInterstate Light" w:hAnsi="EYInterstate Light" w:cstheme="minorHAnsi"/>
                <w:color w:val="000000"/>
                <w:szCs w:val="20"/>
              </w:rPr>
            </w:pPr>
            <w:r w:rsidRPr="00A22A27">
              <w:rPr>
                <w:rFonts w:ascii="EYInterstate Light" w:hAnsi="EYInterstate Light" w:cstheme="minorHAnsi"/>
                <w:color w:val="000000"/>
                <w:szCs w:val="20"/>
              </w:rPr>
              <w:t>Constants and Work Variables</w:t>
            </w:r>
          </w:p>
        </w:tc>
      </w:tr>
      <w:tr w:rsidR="00A22A27" w:rsidRPr="00626604" w14:paraId="3951638A" w14:textId="77777777" w:rsidTr="00295480">
        <w:tc>
          <w:tcPr>
            <w:tcW w:w="1848" w:type="dxa"/>
            <w:tcBorders>
              <w:bottom w:val="single" w:sz="4" w:space="0" w:color="auto"/>
            </w:tcBorders>
            <w:shd w:val="clear" w:color="auto" w:fill="002060"/>
          </w:tcPr>
          <w:p w14:paraId="15386B0B" w14:textId="64FF454B" w:rsidR="00A22A27" w:rsidRDefault="00A22A27" w:rsidP="00A22A27">
            <w:pPr>
              <w:pStyle w:val="Response1"/>
              <w:rPr>
                <w:rFonts w:ascii="EYInterstate Light" w:hAnsi="EYInterstate Light" w:cstheme="minorBidi"/>
                <w:color w:val="FFFFFF" w:themeColor="background1"/>
              </w:rPr>
            </w:pPr>
            <w:r>
              <w:rPr>
                <w:rFonts w:ascii="EYInterstate Light" w:hAnsi="EYInterstate Light" w:cstheme="minorBidi"/>
                <w:color w:val="FFFFFF" w:themeColor="background1"/>
              </w:rPr>
              <w:t>Edit Data Text</w:t>
            </w:r>
          </w:p>
        </w:tc>
        <w:tc>
          <w:tcPr>
            <w:tcW w:w="7403" w:type="dxa"/>
            <w:gridSpan w:val="3"/>
            <w:tcBorders>
              <w:bottom w:val="single" w:sz="4" w:space="0" w:color="auto"/>
            </w:tcBorders>
          </w:tcPr>
          <w:p w14:paraId="3E00A5FB" w14:textId="588DA830" w:rsidR="002A47E5" w:rsidRDefault="0017640A" w:rsidP="00557C09">
            <w:pPr>
              <w:pStyle w:val="Response1"/>
              <w:spacing w:before="0"/>
              <w:rPr>
                <w:rFonts w:ascii="EYInterstate Light" w:hAnsi="EYInterstate Light" w:cstheme="minorHAnsi"/>
                <w:color w:val="000000"/>
                <w:szCs w:val="20"/>
              </w:rPr>
            </w:pPr>
            <w:r w:rsidRPr="0017640A">
              <w:rPr>
                <w:rFonts w:ascii="EYInterstate Light" w:hAnsi="EYInterstate Light" w:cstheme="minorHAnsi"/>
                <w:color w:val="000000"/>
                <w:szCs w:val="20"/>
              </w:rPr>
              <w:t>// Constants</w:t>
            </w:r>
            <w:r w:rsidRPr="0017640A">
              <w:rPr>
                <w:rFonts w:ascii="EYInterstate Light" w:hAnsi="EYInterstate Light" w:cstheme="minorHAnsi"/>
                <w:color w:val="000000"/>
                <w:szCs w:val="20"/>
              </w:rPr>
              <w:br/>
              <w:t>private static final String FEATURE_TYPE = "ICFO";</w:t>
            </w:r>
            <w:r w:rsidRPr="0017640A">
              <w:rPr>
                <w:rFonts w:ascii="EYInterstate Light" w:hAnsi="EYInterstate Light" w:cstheme="minorHAnsi"/>
                <w:color w:val="000000"/>
                <w:szCs w:val="20"/>
              </w:rPr>
              <w:br/>
            </w:r>
            <w:r w:rsidRPr="0017640A">
              <w:rPr>
                <w:rFonts w:ascii="EYInterstate Light" w:hAnsi="EYInterstate Light" w:cstheme="minorHAnsi"/>
                <w:color w:val="000000"/>
                <w:szCs w:val="20"/>
              </w:rPr>
              <w:br/>
              <w:t>private static final String OPTION_TYPE_WSES = "WSES";</w:t>
            </w:r>
            <w:r w:rsidRPr="0017640A">
              <w:rPr>
                <w:rFonts w:ascii="EYInterstate Light" w:hAnsi="EYInterstate Light" w:cstheme="minorHAnsi"/>
                <w:color w:val="000000"/>
                <w:szCs w:val="20"/>
              </w:rPr>
              <w:br/>
              <w:t>private static final String OPTION_TYPE_WSRL = "WSRL";</w:t>
            </w:r>
            <w:r w:rsidRPr="0017640A">
              <w:rPr>
                <w:rFonts w:ascii="EYInterstate Light" w:hAnsi="EYInterstate Light" w:cstheme="minorHAnsi"/>
                <w:color w:val="000000"/>
                <w:szCs w:val="20"/>
              </w:rPr>
              <w:br/>
              <w:t>private static final String OPTION_TYPE_DRTD = "DRTD";</w:t>
            </w:r>
            <w:r w:rsidRPr="0017640A">
              <w:rPr>
                <w:rFonts w:ascii="EYInterstate Light" w:hAnsi="EYInterstate Light" w:cstheme="minorHAnsi"/>
                <w:color w:val="000000"/>
                <w:szCs w:val="20"/>
              </w:rPr>
              <w:br/>
              <w:t>private static final String EMAIL_SUBJECT_TEXT = "</w:t>
            </w:r>
            <w:proofErr w:type="spellStart"/>
            <w:r w:rsidRPr="0017640A">
              <w:rPr>
                <w:rFonts w:ascii="EYInterstate Light" w:hAnsi="EYInterstate Light" w:cstheme="minorHAnsi"/>
                <w:color w:val="000000"/>
                <w:szCs w:val="20"/>
              </w:rPr>
              <w:t>CM_DataRfrsh</w:t>
            </w:r>
            <w:proofErr w:type="spellEnd"/>
            <w:r w:rsidRPr="0017640A">
              <w:rPr>
                <w:rFonts w:ascii="EYInterstate Light" w:hAnsi="EYInterstate Light" w:cstheme="minorHAnsi"/>
                <w:color w:val="000000"/>
                <w:szCs w:val="20"/>
              </w:rPr>
              <w:t xml:space="preserve"> Service Error";</w:t>
            </w:r>
            <w:r w:rsidRPr="0017640A">
              <w:rPr>
                <w:rFonts w:ascii="EYInterstate Light" w:hAnsi="EYInterstate Light" w:cstheme="minorHAnsi"/>
                <w:color w:val="000000"/>
                <w:szCs w:val="20"/>
              </w:rPr>
              <w:br/>
              <w:t>private static final String EMAIL_EMAIL_SENDER = "CM-EMAILSEND";</w:t>
            </w:r>
            <w:r w:rsidRPr="0017640A">
              <w:rPr>
                <w:rFonts w:ascii="EYInterstate Light" w:hAnsi="EYInterstate Light" w:cstheme="minorHAnsi"/>
                <w:color w:val="000000"/>
                <w:szCs w:val="20"/>
              </w:rPr>
              <w:br/>
            </w:r>
            <w:r w:rsidRPr="0017640A">
              <w:rPr>
                <w:rFonts w:ascii="EYInterstate Light" w:hAnsi="EYInterstate Light" w:cstheme="minorHAnsi"/>
                <w:color w:val="000000"/>
                <w:szCs w:val="20"/>
              </w:rPr>
              <w:br/>
            </w:r>
            <w:r w:rsidRPr="0017640A">
              <w:rPr>
                <w:rFonts w:ascii="EYInterstate Light" w:hAnsi="EYInterstate Light" w:cstheme="minorHAnsi"/>
                <w:color w:val="000000"/>
                <w:szCs w:val="20"/>
              </w:rPr>
              <w:br/>
              <w:t>private static final int MESSAGE_CATEGORY = 90005;</w:t>
            </w:r>
            <w:r w:rsidRPr="0017640A">
              <w:rPr>
                <w:rFonts w:ascii="EYInterstate Light" w:hAnsi="EYInterstate Light" w:cstheme="minorHAnsi"/>
                <w:color w:val="000000"/>
                <w:szCs w:val="20"/>
              </w:rPr>
              <w:br/>
            </w:r>
            <w:r w:rsidRPr="0017640A">
              <w:rPr>
                <w:rFonts w:ascii="EYInterstate Light" w:hAnsi="EYInterstate Light" w:cstheme="minorHAnsi"/>
                <w:color w:val="000000"/>
                <w:szCs w:val="20"/>
              </w:rPr>
              <w:br/>
              <w:t>public static final int NO_FEATURE_CONFIGURATION_FOUND = 10101;</w:t>
            </w:r>
            <w:r w:rsidRPr="0017640A">
              <w:rPr>
                <w:rFonts w:ascii="EYInterstate Light" w:hAnsi="EYInterstate Light" w:cstheme="minorHAnsi"/>
                <w:color w:val="000000"/>
                <w:szCs w:val="20"/>
              </w:rPr>
              <w:br/>
              <w:t>public static final int FEATURE_CONFIGURATION_OPTION_TYPE_MISSING = 10103;</w:t>
            </w:r>
            <w:r w:rsidRPr="0017640A">
              <w:rPr>
                <w:rFonts w:ascii="EYInterstate Light" w:hAnsi="EYInterstate Light" w:cstheme="minorHAnsi"/>
                <w:color w:val="000000"/>
                <w:szCs w:val="20"/>
              </w:rPr>
              <w:br/>
              <w:t>public static final int FEATURE_CONFIGURATION_OPTION_TYPE_INVALID = 10105;</w:t>
            </w:r>
            <w:r w:rsidRPr="0017640A">
              <w:rPr>
                <w:rFonts w:ascii="EYInterstate Light" w:hAnsi="EYInterstate Light" w:cstheme="minorHAnsi"/>
                <w:color w:val="000000"/>
                <w:szCs w:val="20"/>
              </w:rPr>
              <w:br/>
              <w:t>public static final int ACCOUNT_ID_INVALID = 10106;</w:t>
            </w:r>
            <w:r w:rsidRPr="0017640A">
              <w:rPr>
                <w:rFonts w:ascii="EYInterstate Light" w:hAnsi="EYInterstate Light" w:cstheme="minorHAnsi"/>
                <w:color w:val="000000"/>
                <w:szCs w:val="20"/>
              </w:rPr>
              <w:br/>
            </w:r>
            <w:r w:rsidRPr="0017640A">
              <w:rPr>
                <w:rFonts w:ascii="EYInterstate Light" w:hAnsi="EYInterstate Light" w:cstheme="minorHAnsi"/>
                <w:color w:val="000000"/>
                <w:szCs w:val="20"/>
              </w:rPr>
              <w:br/>
              <w:t>// Groovy Library Scripts</w:t>
            </w:r>
            <w:r w:rsidRPr="0017640A">
              <w:rPr>
                <w:rFonts w:ascii="EYInterstate Light" w:hAnsi="EYInterstate Light" w:cstheme="minorHAnsi"/>
                <w:color w:val="000000"/>
                <w:szCs w:val="20"/>
              </w:rPr>
              <w:br/>
              <w:t xml:space="preserve">private </w:t>
            </w:r>
            <w:proofErr w:type="spellStart"/>
            <w:r w:rsidRPr="0017640A">
              <w:rPr>
                <w:rFonts w:ascii="EYInterstate Light" w:hAnsi="EYInterstate Light" w:cstheme="minorHAnsi"/>
                <w:color w:val="000000"/>
                <w:szCs w:val="20"/>
              </w:rPr>
              <w:t>CM_ToDoUtil</w:t>
            </w:r>
            <w:proofErr w:type="spellEnd"/>
            <w:r w:rsidRPr="0017640A">
              <w:rPr>
                <w:rFonts w:ascii="EYInterstate Light" w:hAnsi="EYInterstate Light" w:cstheme="minorHAnsi"/>
                <w:color w:val="000000"/>
                <w:szCs w:val="20"/>
              </w:rPr>
              <w:t xml:space="preserve"> </w:t>
            </w:r>
            <w:proofErr w:type="spellStart"/>
            <w:r w:rsidRPr="0017640A">
              <w:rPr>
                <w:rFonts w:ascii="EYInterstate Light" w:hAnsi="EYInterstate Light" w:cstheme="minorHAnsi"/>
                <w:color w:val="000000"/>
                <w:szCs w:val="20"/>
              </w:rPr>
              <w:t>toDoUtil</w:t>
            </w:r>
            <w:proofErr w:type="spellEnd"/>
            <w:r w:rsidRPr="0017640A">
              <w:rPr>
                <w:rFonts w:ascii="EYInterstate Light" w:hAnsi="EYInterstate Light" w:cstheme="minorHAnsi"/>
                <w:color w:val="000000"/>
                <w:szCs w:val="20"/>
              </w:rPr>
              <w:t xml:space="preserve"> = </w:t>
            </w:r>
            <w:proofErr w:type="spellStart"/>
            <w:r w:rsidRPr="0017640A">
              <w:rPr>
                <w:rFonts w:ascii="EYInterstate Light" w:hAnsi="EYInterstate Light" w:cstheme="minorHAnsi"/>
                <w:color w:val="000000"/>
                <w:szCs w:val="20"/>
              </w:rPr>
              <w:t>createLibraryScript</w:t>
            </w:r>
            <w:proofErr w:type="spellEnd"/>
            <w:r w:rsidRPr="0017640A">
              <w:rPr>
                <w:rFonts w:ascii="EYInterstate Light" w:hAnsi="EYInterstate Light" w:cstheme="minorHAnsi"/>
                <w:color w:val="000000"/>
                <w:szCs w:val="20"/>
              </w:rPr>
              <w:t>(</w:t>
            </w:r>
            <w:proofErr w:type="spellStart"/>
            <w:r w:rsidRPr="0017640A">
              <w:rPr>
                <w:rFonts w:ascii="EYInterstate Light" w:hAnsi="EYInterstate Light" w:cstheme="minorHAnsi"/>
                <w:color w:val="000000"/>
                <w:szCs w:val="20"/>
              </w:rPr>
              <w:t>CM_ToDoUtil.class</w:t>
            </w:r>
            <w:proofErr w:type="spellEnd"/>
            <w:r w:rsidRPr="0017640A">
              <w:rPr>
                <w:rFonts w:ascii="EYInterstate Light" w:hAnsi="EYInterstate Light" w:cstheme="minorHAnsi"/>
                <w:color w:val="000000"/>
                <w:szCs w:val="20"/>
              </w:rPr>
              <w:t>);</w:t>
            </w:r>
            <w:r w:rsidRPr="0017640A">
              <w:rPr>
                <w:rFonts w:ascii="EYInterstate Light" w:hAnsi="EYInterstate Light" w:cstheme="minorHAnsi"/>
                <w:color w:val="000000"/>
                <w:szCs w:val="20"/>
              </w:rPr>
              <w:br/>
              <w:t xml:space="preserve">private </w:t>
            </w:r>
            <w:proofErr w:type="spellStart"/>
            <w:r w:rsidRPr="0017640A">
              <w:rPr>
                <w:rFonts w:ascii="EYInterstate Light" w:hAnsi="EYInterstate Light" w:cstheme="minorHAnsi"/>
                <w:color w:val="000000"/>
                <w:szCs w:val="20"/>
              </w:rPr>
              <w:t>CM_StrUtil</w:t>
            </w:r>
            <w:proofErr w:type="spellEnd"/>
            <w:r w:rsidRPr="0017640A">
              <w:rPr>
                <w:rFonts w:ascii="EYInterstate Light" w:hAnsi="EYInterstate Light" w:cstheme="minorHAnsi"/>
                <w:color w:val="000000"/>
                <w:szCs w:val="20"/>
              </w:rPr>
              <w:t xml:space="preserve"> </w:t>
            </w:r>
            <w:proofErr w:type="spellStart"/>
            <w:r w:rsidRPr="0017640A">
              <w:rPr>
                <w:rFonts w:ascii="EYInterstate Light" w:hAnsi="EYInterstate Light" w:cstheme="minorHAnsi"/>
                <w:color w:val="000000"/>
                <w:szCs w:val="20"/>
              </w:rPr>
              <w:t>strUtil</w:t>
            </w:r>
            <w:proofErr w:type="spellEnd"/>
            <w:r w:rsidRPr="0017640A">
              <w:rPr>
                <w:rFonts w:ascii="EYInterstate Light" w:hAnsi="EYInterstate Light" w:cstheme="minorHAnsi"/>
                <w:color w:val="000000"/>
                <w:szCs w:val="20"/>
              </w:rPr>
              <w:t xml:space="preserve"> = </w:t>
            </w:r>
            <w:proofErr w:type="spellStart"/>
            <w:r w:rsidRPr="0017640A">
              <w:rPr>
                <w:rFonts w:ascii="EYInterstate Light" w:hAnsi="EYInterstate Light" w:cstheme="minorHAnsi"/>
                <w:color w:val="000000"/>
                <w:szCs w:val="20"/>
              </w:rPr>
              <w:t>createLibraryScript</w:t>
            </w:r>
            <w:proofErr w:type="spellEnd"/>
            <w:r w:rsidRPr="0017640A">
              <w:rPr>
                <w:rFonts w:ascii="EYInterstate Light" w:hAnsi="EYInterstate Light" w:cstheme="minorHAnsi"/>
                <w:color w:val="000000"/>
                <w:szCs w:val="20"/>
              </w:rPr>
              <w:t>(</w:t>
            </w:r>
            <w:proofErr w:type="spellStart"/>
            <w:r w:rsidRPr="0017640A">
              <w:rPr>
                <w:rFonts w:ascii="EYInterstate Light" w:hAnsi="EYInterstate Light" w:cstheme="minorHAnsi"/>
                <w:color w:val="000000"/>
                <w:szCs w:val="20"/>
              </w:rPr>
              <w:t>CM_StrUtil.class</w:t>
            </w:r>
            <w:proofErr w:type="spellEnd"/>
            <w:r w:rsidRPr="0017640A">
              <w:rPr>
                <w:rFonts w:ascii="EYInterstate Light" w:hAnsi="EYInterstate Light" w:cstheme="minorHAnsi"/>
                <w:color w:val="000000"/>
                <w:szCs w:val="20"/>
              </w:rPr>
              <w:t>);</w:t>
            </w:r>
            <w:r w:rsidRPr="0017640A">
              <w:rPr>
                <w:rFonts w:ascii="EYInterstate Light" w:hAnsi="EYInterstate Light" w:cstheme="minorHAnsi"/>
                <w:color w:val="000000"/>
                <w:szCs w:val="20"/>
              </w:rPr>
              <w:br/>
            </w:r>
            <w:r w:rsidR="0036532D">
              <w:rPr>
                <w:rFonts w:ascii="EYInterstate Light" w:hAnsi="EYInterstate Light" w:cstheme="minorHAnsi"/>
                <w:color w:val="000000"/>
                <w:szCs w:val="20"/>
              </w:rPr>
              <w:t xml:space="preserve">private </w:t>
            </w:r>
            <w:proofErr w:type="spellStart"/>
            <w:r w:rsidR="0036532D">
              <w:rPr>
                <w:rFonts w:ascii="EYInterstate Light" w:hAnsi="EYInterstate Light" w:cstheme="minorHAnsi"/>
                <w:color w:val="000000"/>
                <w:szCs w:val="20"/>
              </w:rPr>
              <w:t>CM_MailUtil</w:t>
            </w:r>
            <w:proofErr w:type="spellEnd"/>
            <w:r w:rsidR="0036532D">
              <w:rPr>
                <w:rFonts w:ascii="EYInterstate Light" w:hAnsi="EYInterstate Light" w:cstheme="minorHAnsi"/>
                <w:color w:val="000000"/>
                <w:szCs w:val="20"/>
              </w:rPr>
              <w:t xml:space="preserve"> </w:t>
            </w:r>
            <w:proofErr w:type="spellStart"/>
            <w:r w:rsidR="0036532D">
              <w:rPr>
                <w:rFonts w:ascii="EYInterstate Light" w:hAnsi="EYInterstate Light" w:cstheme="minorHAnsi"/>
                <w:color w:val="000000"/>
                <w:szCs w:val="20"/>
              </w:rPr>
              <w:t>mailUtil</w:t>
            </w:r>
            <w:proofErr w:type="spellEnd"/>
            <w:r w:rsidR="0036532D">
              <w:rPr>
                <w:rFonts w:ascii="EYInterstate Light" w:hAnsi="EYInterstate Light" w:cstheme="minorHAnsi"/>
                <w:color w:val="000000"/>
                <w:szCs w:val="20"/>
              </w:rPr>
              <w:t xml:space="preserve"> = </w:t>
            </w:r>
            <w:proofErr w:type="spellStart"/>
            <w:r w:rsidR="0036532D">
              <w:rPr>
                <w:rFonts w:ascii="EYInterstate Light" w:hAnsi="EYInterstate Light" w:cstheme="minorHAnsi"/>
                <w:color w:val="000000"/>
                <w:szCs w:val="20"/>
              </w:rPr>
              <w:t>createLibraryScript</w:t>
            </w:r>
            <w:proofErr w:type="spellEnd"/>
            <w:r w:rsidR="0036532D">
              <w:rPr>
                <w:rFonts w:ascii="EYInterstate Light" w:hAnsi="EYInterstate Light" w:cstheme="minorHAnsi"/>
                <w:color w:val="000000"/>
                <w:szCs w:val="20"/>
              </w:rPr>
              <w:t>(</w:t>
            </w:r>
            <w:proofErr w:type="spellStart"/>
            <w:r w:rsidR="0036532D">
              <w:rPr>
                <w:rFonts w:ascii="EYInterstate Light" w:hAnsi="EYInterstate Light" w:cstheme="minorHAnsi"/>
                <w:color w:val="000000"/>
                <w:szCs w:val="20"/>
              </w:rPr>
              <w:t>CM_MailUtil.class</w:t>
            </w:r>
            <w:proofErr w:type="spellEnd"/>
            <w:r w:rsidR="0036532D">
              <w:rPr>
                <w:rFonts w:ascii="EYInterstate Light" w:hAnsi="EYInterstate Light" w:cstheme="minorHAnsi"/>
                <w:color w:val="000000"/>
                <w:szCs w:val="20"/>
              </w:rPr>
              <w:t>);</w:t>
            </w:r>
            <w:r w:rsidRPr="0017640A">
              <w:rPr>
                <w:rFonts w:ascii="EYInterstate Light" w:hAnsi="EYInterstate Light" w:cstheme="minorHAnsi"/>
                <w:color w:val="000000"/>
                <w:szCs w:val="20"/>
              </w:rPr>
              <w:br/>
              <w:t>// Work Variables</w:t>
            </w:r>
            <w:r w:rsidRPr="0017640A">
              <w:rPr>
                <w:rFonts w:ascii="EYInterstate Light" w:hAnsi="EYInterstate Light" w:cstheme="minorHAnsi"/>
                <w:color w:val="000000"/>
                <w:szCs w:val="20"/>
              </w:rPr>
              <w:br/>
              <w:t xml:space="preserve">private String </w:t>
            </w:r>
            <w:proofErr w:type="spellStart"/>
            <w:r w:rsidRPr="0017640A">
              <w:rPr>
                <w:rFonts w:ascii="EYInterstate Light" w:hAnsi="EYInterstate Light" w:cstheme="minorHAnsi"/>
                <w:color w:val="000000"/>
                <w:szCs w:val="20"/>
              </w:rPr>
              <w:t>accountString</w:t>
            </w:r>
            <w:proofErr w:type="spellEnd"/>
            <w:r w:rsidRPr="0017640A">
              <w:rPr>
                <w:rFonts w:ascii="EYInterstate Light" w:hAnsi="EYInterstate Light" w:cstheme="minorHAnsi"/>
                <w:color w:val="000000"/>
                <w:szCs w:val="20"/>
              </w:rPr>
              <w:t>;</w:t>
            </w:r>
            <w:r w:rsidRPr="0017640A">
              <w:rPr>
                <w:rFonts w:ascii="EYInterstate Light" w:hAnsi="EYInterstate Light" w:cstheme="minorHAnsi"/>
                <w:color w:val="000000"/>
                <w:szCs w:val="20"/>
              </w:rPr>
              <w:br/>
            </w:r>
            <w:r w:rsidRPr="0017640A">
              <w:rPr>
                <w:rFonts w:ascii="EYInterstate Light" w:hAnsi="EYInterstate Light" w:cstheme="minorHAnsi"/>
                <w:color w:val="000000"/>
                <w:szCs w:val="20"/>
              </w:rPr>
              <w:br/>
              <w:t xml:space="preserve">private </w:t>
            </w:r>
            <w:proofErr w:type="spellStart"/>
            <w:r w:rsidRPr="0017640A">
              <w:rPr>
                <w:rFonts w:ascii="EYInterstate Light" w:hAnsi="EYInterstate Light" w:cstheme="minorHAnsi"/>
                <w:color w:val="000000"/>
                <w:szCs w:val="20"/>
              </w:rPr>
              <w:t>Currency_Id</w:t>
            </w:r>
            <w:proofErr w:type="spellEnd"/>
            <w:r w:rsidRPr="0017640A">
              <w:rPr>
                <w:rFonts w:ascii="EYInterstate Light" w:hAnsi="EYInterstate Light" w:cstheme="minorHAnsi"/>
                <w:color w:val="000000"/>
                <w:szCs w:val="20"/>
              </w:rPr>
              <w:t xml:space="preserve"> </w:t>
            </w:r>
            <w:proofErr w:type="spellStart"/>
            <w:r w:rsidRPr="0017640A">
              <w:rPr>
                <w:rFonts w:ascii="EYInterstate Light" w:hAnsi="EYInterstate Light" w:cstheme="minorHAnsi"/>
                <w:color w:val="000000"/>
                <w:szCs w:val="20"/>
              </w:rPr>
              <w:t>currencyId</w:t>
            </w:r>
            <w:proofErr w:type="spellEnd"/>
            <w:r w:rsidRPr="0017640A">
              <w:rPr>
                <w:rFonts w:ascii="EYInterstate Light" w:hAnsi="EYInterstate Light" w:cstheme="minorHAnsi"/>
                <w:color w:val="000000"/>
                <w:szCs w:val="20"/>
              </w:rPr>
              <w:t>;</w:t>
            </w:r>
            <w:r w:rsidRPr="0017640A">
              <w:rPr>
                <w:rFonts w:ascii="EYInterstate Light" w:hAnsi="EYInterstate Light" w:cstheme="minorHAnsi"/>
                <w:color w:val="000000"/>
                <w:szCs w:val="20"/>
              </w:rPr>
              <w:br/>
              <w:t xml:space="preserve">private String </w:t>
            </w:r>
            <w:proofErr w:type="spellStart"/>
            <w:r w:rsidRPr="0017640A">
              <w:rPr>
                <w:rFonts w:ascii="EYInterstate Light" w:hAnsi="EYInterstate Light" w:cstheme="minorHAnsi"/>
                <w:color w:val="000000"/>
                <w:szCs w:val="20"/>
              </w:rPr>
              <w:t>personIdString</w:t>
            </w:r>
            <w:proofErr w:type="spellEnd"/>
            <w:r w:rsidRPr="0017640A">
              <w:rPr>
                <w:rFonts w:ascii="EYInterstate Light" w:hAnsi="EYInterstate Light" w:cstheme="minorHAnsi"/>
                <w:color w:val="000000"/>
                <w:szCs w:val="20"/>
              </w:rPr>
              <w:t>;</w:t>
            </w:r>
            <w:r w:rsidRPr="0017640A">
              <w:rPr>
                <w:rFonts w:ascii="EYInterstate Light" w:hAnsi="EYInterstate Light" w:cstheme="minorHAnsi"/>
                <w:color w:val="000000"/>
                <w:szCs w:val="20"/>
              </w:rPr>
              <w:br/>
              <w:t xml:space="preserve">private String </w:t>
            </w:r>
            <w:proofErr w:type="spellStart"/>
            <w:r w:rsidRPr="0017640A">
              <w:rPr>
                <w:rFonts w:ascii="EYInterstate Light" w:hAnsi="EYInterstate Light" w:cstheme="minorHAnsi"/>
                <w:color w:val="000000"/>
                <w:szCs w:val="20"/>
              </w:rPr>
              <w:t>entityName</w:t>
            </w:r>
            <w:proofErr w:type="spellEnd"/>
            <w:r w:rsidRPr="0017640A">
              <w:rPr>
                <w:rFonts w:ascii="EYInterstate Light" w:hAnsi="EYInterstate Light" w:cstheme="minorHAnsi"/>
                <w:color w:val="000000"/>
                <w:szCs w:val="20"/>
              </w:rPr>
              <w:t>;</w:t>
            </w:r>
            <w:r w:rsidRPr="0017640A">
              <w:rPr>
                <w:rFonts w:ascii="EYInterstate Light" w:hAnsi="EYInterstate Light" w:cstheme="minorHAnsi"/>
                <w:color w:val="000000"/>
                <w:szCs w:val="20"/>
              </w:rPr>
              <w:br/>
              <w:t xml:space="preserve">private Money </w:t>
            </w:r>
            <w:proofErr w:type="spellStart"/>
            <w:r w:rsidRPr="0017640A">
              <w:rPr>
                <w:rFonts w:ascii="EYInterstate Light" w:hAnsi="EYInterstate Light" w:cstheme="minorHAnsi"/>
                <w:color w:val="000000"/>
                <w:szCs w:val="20"/>
              </w:rPr>
              <w:t>currentAmount</w:t>
            </w:r>
            <w:proofErr w:type="spellEnd"/>
            <w:r w:rsidRPr="0017640A">
              <w:rPr>
                <w:rFonts w:ascii="EYInterstate Light" w:hAnsi="EYInterstate Light" w:cstheme="minorHAnsi"/>
                <w:color w:val="000000"/>
                <w:szCs w:val="20"/>
              </w:rPr>
              <w:t>;</w:t>
            </w:r>
            <w:r w:rsidRPr="0017640A">
              <w:rPr>
                <w:rFonts w:ascii="EYInterstate Light" w:hAnsi="EYInterstate Light" w:cstheme="minorHAnsi"/>
                <w:color w:val="000000"/>
                <w:szCs w:val="20"/>
              </w:rPr>
              <w:br/>
              <w:t xml:space="preserve">private Money </w:t>
            </w:r>
            <w:proofErr w:type="spellStart"/>
            <w:r w:rsidRPr="0017640A">
              <w:rPr>
                <w:rFonts w:ascii="EYInterstate Light" w:hAnsi="EYInterstate Light" w:cstheme="minorHAnsi"/>
                <w:color w:val="000000"/>
                <w:szCs w:val="20"/>
              </w:rPr>
              <w:t>totalAmount</w:t>
            </w:r>
            <w:proofErr w:type="spellEnd"/>
            <w:r w:rsidRPr="0017640A">
              <w:rPr>
                <w:rFonts w:ascii="EYInterstate Light" w:hAnsi="EYInterstate Light" w:cstheme="minorHAnsi"/>
                <w:color w:val="000000"/>
                <w:szCs w:val="20"/>
              </w:rPr>
              <w:t>;</w:t>
            </w:r>
            <w:r w:rsidRPr="0017640A">
              <w:rPr>
                <w:rFonts w:ascii="EYInterstate Light" w:hAnsi="EYInterstate Light" w:cstheme="minorHAnsi"/>
                <w:color w:val="000000"/>
                <w:szCs w:val="20"/>
              </w:rPr>
              <w:br/>
              <w:t xml:space="preserve">private </w:t>
            </w:r>
            <w:proofErr w:type="spellStart"/>
            <w:r w:rsidRPr="0017640A">
              <w:rPr>
                <w:rFonts w:ascii="EYInterstate Light" w:hAnsi="EYInterstate Light" w:cstheme="minorHAnsi"/>
                <w:color w:val="000000"/>
                <w:szCs w:val="20"/>
              </w:rPr>
              <w:t>ToDoType</w:t>
            </w:r>
            <w:proofErr w:type="spellEnd"/>
            <w:r w:rsidRPr="0017640A">
              <w:rPr>
                <w:rFonts w:ascii="EYInterstate Light" w:hAnsi="EYInterstate Light" w:cstheme="minorHAnsi"/>
                <w:color w:val="000000"/>
                <w:szCs w:val="20"/>
              </w:rPr>
              <w:t xml:space="preserve"> </w:t>
            </w:r>
            <w:proofErr w:type="spellStart"/>
            <w:r w:rsidRPr="0017640A">
              <w:rPr>
                <w:rFonts w:ascii="EYInterstate Light" w:hAnsi="EYInterstate Light" w:cstheme="minorHAnsi"/>
                <w:color w:val="000000"/>
                <w:szCs w:val="20"/>
              </w:rPr>
              <w:t>toDoType</w:t>
            </w:r>
            <w:proofErr w:type="spellEnd"/>
            <w:r w:rsidRPr="0017640A">
              <w:rPr>
                <w:rFonts w:ascii="EYInterstate Light" w:hAnsi="EYInterstate Light" w:cstheme="minorHAnsi"/>
                <w:color w:val="000000"/>
                <w:szCs w:val="20"/>
              </w:rPr>
              <w:t>;</w:t>
            </w:r>
          </w:p>
          <w:p w14:paraId="4B4D9C91" w14:textId="77777777" w:rsidR="0017640A" w:rsidRDefault="0017640A" w:rsidP="00557C09">
            <w:pPr>
              <w:pStyle w:val="Response1"/>
              <w:spacing w:before="0"/>
              <w:rPr>
                <w:rFonts w:ascii="EYInterstate Light" w:hAnsi="EYInterstate Light" w:cstheme="minorHAnsi"/>
                <w:color w:val="000000"/>
                <w:szCs w:val="20"/>
              </w:rPr>
            </w:pPr>
          </w:p>
          <w:p w14:paraId="306F4FB3" w14:textId="2834F202" w:rsidR="001C4883" w:rsidRPr="001C4883" w:rsidRDefault="001C4883" w:rsidP="001C4883">
            <w:pPr>
              <w:pStyle w:val="Response1"/>
              <w:spacing w:before="0"/>
              <w:rPr>
                <w:rFonts w:ascii="EYInterstate Light" w:hAnsi="EYInterstate Light" w:cstheme="minorHAnsi"/>
                <w:color w:val="C45911" w:themeColor="accent2" w:themeShade="BF"/>
                <w:szCs w:val="20"/>
              </w:rPr>
            </w:pPr>
            <w:r w:rsidRPr="003165C4">
              <w:rPr>
                <w:rFonts w:ascii="EYInterstate Light" w:hAnsi="EYInterstate Light" w:cstheme="minorHAnsi"/>
                <w:color w:val="00B050"/>
                <w:szCs w:val="20"/>
              </w:rPr>
              <w:t>/* Add all neede</w:t>
            </w:r>
            <w:r w:rsidR="003165C4" w:rsidRPr="003165C4">
              <w:rPr>
                <w:rFonts w:ascii="EYInterstate Light" w:hAnsi="EYInterstate Light" w:cstheme="minorHAnsi"/>
                <w:color w:val="00B050"/>
                <w:szCs w:val="20"/>
              </w:rPr>
              <w:t>d</w:t>
            </w:r>
            <w:r w:rsidRPr="003165C4">
              <w:rPr>
                <w:rFonts w:ascii="EYInterstate Light" w:hAnsi="EYInterstate Light" w:cstheme="minorHAnsi"/>
                <w:color w:val="00B050"/>
                <w:szCs w:val="20"/>
              </w:rPr>
              <w:t xml:space="preserve"> variables here */</w:t>
            </w:r>
          </w:p>
        </w:tc>
      </w:tr>
      <w:tr w:rsidR="00F914E9" w:rsidRPr="00626604" w14:paraId="4C11931B" w14:textId="77777777" w:rsidTr="00295480">
        <w:tc>
          <w:tcPr>
            <w:tcW w:w="1848" w:type="dxa"/>
            <w:tcBorders>
              <w:bottom w:val="single" w:sz="4" w:space="0" w:color="auto"/>
            </w:tcBorders>
            <w:shd w:val="clear" w:color="auto" w:fill="002060"/>
          </w:tcPr>
          <w:p w14:paraId="683031DF" w14:textId="365B8F4E" w:rsidR="00F914E9" w:rsidRDefault="00F914E9" w:rsidP="00F914E9">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Step Sequence</w:t>
            </w:r>
          </w:p>
        </w:tc>
        <w:tc>
          <w:tcPr>
            <w:tcW w:w="7403" w:type="dxa"/>
            <w:gridSpan w:val="3"/>
            <w:tcBorders>
              <w:bottom w:val="single" w:sz="4" w:space="0" w:color="auto"/>
            </w:tcBorders>
            <w:shd w:val="clear" w:color="auto" w:fill="002060"/>
          </w:tcPr>
          <w:p w14:paraId="1BF61F0A" w14:textId="44186055" w:rsidR="00F914E9" w:rsidRPr="001C4883" w:rsidRDefault="00677AA6" w:rsidP="00F914E9">
            <w:pPr>
              <w:pStyle w:val="Response1"/>
              <w:rPr>
                <w:rFonts w:ascii="EYInterstate Light" w:hAnsi="EYInterstate Light" w:cstheme="minorHAnsi"/>
                <w:color w:val="000000"/>
                <w:szCs w:val="20"/>
              </w:rPr>
            </w:pPr>
            <w:r>
              <w:rPr>
                <w:rFonts w:ascii="EYInterstate Light" w:hAnsi="EYInterstate Light" w:cstheme="minorBidi"/>
                <w:color w:val="FFFFFF" w:themeColor="background1"/>
              </w:rPr>
              <w:t>4</w:t>
            </w:r>
            <w:r w:rsidR="00F914E9">
              <w:rPr>
                <w:rFonts w:ascii="EYInterstate Light" w:hAnsi="EYInterstate Light" w:cstheme="minorBidi"/>
                <w:color w:val="FFFFFF" w:themeColor="background1"/>
              </w:rPr>
              <w:t>0</w:t>
            </w:r>
          </w:p>
        </w:tc>
      </w:tr>
      <w:tr w:rsidR="00F914E9" w:rsidRPr="00626604" w14:paraId="71E201B7" w14:textId="77777777" w:rsidTr="00295480">
        <w:tc>
          <w:tcPr>
            <w:tcW w:w="1848" w:type="dxa"/>
            <w:tcBorders>
              <w:bottom w:val="single" w:sz="4" w:space="0" w:color="auto"/>
            </w:tcBorders>
            <w:shd w:val="clear" w:color="auto" w:fill="002060"/>
          </w:tcPr>
          <w:p w14:paraId="1C3BA89F" w14:textId="0E0163C2" w:rsidR="00F914E9" w:rsidRDefault="00F914E9" w:rsidP="00F914E9">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Step Type</w:t>
            </w:r>
          </w:p>
        </w:tc>
        <w:tc>
          <w:tcPr>
            <w:tcW w:w="7403" w:type="dxa"/>
            <w:gridSpan w:val="3"/>
            <w:tcBorders>
              <w:bottom w:val="single" w:sz="4" w:space="0" w:color="auto"/>
            </w:tcBorders>
          </w:tcPr>
          <w:p w14:paraId="37C0935C" w14:textId="665CB95B" w:rsidR="00F914E9" w:rsidRPr="001C4883" w:rsidRDefault="00F914E9" w:rsidP="00F914E9">
            <w:pPr>
              <w:pStyle w:val="Response1"/>
              <w:rPr>
                <w:rFonts w:ascii="EYInterstate Light" w:hAnsi="EYInterstate Light" w:cstheme="minorHAnsi"/>
                <w:color w:val="000000"/>
                <w:szCs w:val="20"/>
              </w:rPr>
            </w:pPr>
            <w:r>
              <w:rPr>
                <w:rFonts w:ascii="EYInterstate Light" w:hAnsi="EYInterstate Light" w:cstheme="minorHAnsi"/>
                <w:color w:val="000000"/>
                <w:szCs w:val="20"/>
              </w:rPr>
              <w:t>Groovy Members</w:t>
            </w:r>
          </w:p>
        </w:tc>
      </w:tr>
      <w:tr w:rsidR="00F914E9" w:rsidRPr="00626604" w14:paraId="0A2E9D71" w14:textId="77777777" w:rsidTr="00295480">
        <w:tc>
          <w:tcPr>
            <w:tcW w:w="1848" w:type="dxa"/>
            <w:tcBorders>
              <w:bottom w:val="single" w:sz="4" w:space="0" w:color="auto"/>
            </w:tcBorders>
            <w:shd w:val="clear" w:color="auto" w:fill="002060"/>
          </w:tcPr>
          <w:p w14:paraId="48D90FCB" w14:textId="0E3FB486" w:rsidR="00F914E9" w:rsidRDefault="00F914E9" w:rsidP="00F914E9">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Text</w:t>
            </w:r>
          </w:p>
        </w:tc>
        <w:tc>
          <w:tcPr>
            <w:tcW w:w="7403" w:type="dxa"/>
            <w:gridSpan w:val="3"/>
            <w:tcBorders>
              <w:bottom w:val="single" w:sz="4" w:space="0" w:color="auto"/>
            </w:tcBorders>
          </w:tcPr>
          <w:p w14:paraId="4A3FBC7B" w14:textId="600DDCF1" w:rsidR="00F914E9" w:rsidRPr="001C4883" w:rsidRDefault="00F914E9" w:rsidP="00F914E9">
            <w:pPr>
              <w:pStyle w:val="Response1"/>
              <w:rPr>
                <w:rFonts w:ascii="EYInterstate Light" w:hAnsi="EYInterstate Light" w:cstheme="minorHAnsi"/>
                <w:color w:val="000000"/>
                <w:szCs w:val="20"/>
              </w:rPr>
            </w:pPr>
            <w:r>
              <w:rPr>
                <w:rFonts w:ascii="EYInterstate Light" w:hAnsi="EYInterstate Light" w:cstheme="minorHAnsi"/>
                <w:color w:val="000000"/>
                <w:szCs w:val="20"/>
              </w:rPr>
              <w:t>Main Processing</w:t>
            </w:r>
          </w:p>
        </w:tc>
      </w:tr>
      <w:tr w:rsidR="00F914E9" w:rsidRPr="00626604" w14:paraId="202AF6EE" w14:textId="77777777" w:rsidTr="00295480">
        <w:tc>
          <w:tcPr>
            <w:tcW w:w="1848" w:type="dxa"/>
            <w:tcBorders>
              <w:bottom w:val="single" w:sz="4" w:space="0" w:color="auto"/>
            </w:tcBorders>
            <w:shd w:val="clear" w:color="auto" w:fill="002060"/>
          </w:tcPr>
          <w:p w14:paraId="280A1A59" w14:textId="586882A2" w:rsidR="00F914E9" w:rsidRDefault="00F914E9" w:rsidP="00F914E9">
            <w:pPr>
              <w:pStyle w:val="Response1"/>
              <w:rPr>
                <w:rFonts w:ascii="EYInterstate Light" w:hAnsi="EYInterstate Light" w:cstheme="minorBidi"/>
                <w:color w:val="FFFFFF" w:themeColor="background1"/>
              </w:rPr>
            </w:pPr>
            <w:r>
              <w:rPr>
                <w:rFonts w:ascii="EYInterstate Light" w:hAnsi="EYInterstate Light" w:cstheme="minorBidi"/>
                <w:color w:val="FFFFFF" w:themeColor="background1"/>
              </w:rPr>
              <w:t>Edit Data Text</w:t>
            </w:r>
          </w:p>
        </w:tc>
        <w:tc>
          <w:tcPr>
            <w:tcW w:w="7403" w:type="dxa"/>
            <w:gridSpan w:val="3"/>
            <w:tcBorders>
              <w:bottom w:val="single" w:sz="4" w:space="0" w:color="auto"/>
            </w:tcBorders>
          </w:tcPr>
          <w:p w14:paraId="43A5E1F7" w14:textId="77777777" w:rsidR="00F914E9" w:rsidRDefault="00F93029" w:rsidP="00960395">
            <w:pPr>
              <w:pStyle w:val="Response1"/>
              <w:spacing w:before="0"/>
              <w:rPr>
                <w:rFonts w:ascii="EYInterstate Light" w:hAnsi="EYInterstate Light" w:cstheme="minorHAnsi"/>
                <w:color w:val="000000"/>
                <w:szCs w:val="20"/>
              </w:rPr>
            </w:pPr>
            <w:r>
              <w:rPr>
                <w:rFonts w:ascii="EYInterstate Light" w:hAnsi="EYInterstate Light" w:cstheme="minorHAnsi"/>
                <w:color w:val="000000"/>
                <w:szCs w:val="20"/>
              </w:rPr>
              <w:t>Inside invoke():</w:t>
            </w:r>
          </w:p>
          <w:p w14:paraId="7E488D1B" w14:textId="77777777" w:rsidR="00345D76" w:rsidRDefault="003D377F" w:rsidP="00960395">
            <w:pPr>
              <w:pStyle w:val="Response1"/>
              <w:numPr>
                <w:ilvl w:val="0"/>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Inside try:</w:t>
            </w:r>
          </w:p>
          <w:p w14:paraId="099A2450" w14:textId="4EB890F9" w:rsidR="00FD26A4" w:rsidRDefault="00FD26A4" w:rsidP="00960395">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lastRenderedPageBreak/>
              <w:t xml:space="preserve">Call method </w:t>
            </w:r>
            <w:r>
              <w:rPr>
                <w:rFonts w:ascii="EYInterstate Light" w:hAnsi="EYInterstate Light" w:cstheme="minorHAnsi"/>
                <w:i/>
                <w:iCs/>
                <w:color w:val="000000"/>
                <w:szCs w:val="20"/>
              </w:rPr>
              <w:t xml:space="preserve"> </w:t>
            </w:r>
            <w:proofErr w:type="spellStart"/>
            <w:r>
              <w:rPr>
                <w:rFonts w:ascii="EYInterstate Light" w:hAnsi="EYInterstate Light" w:cstheme="minorHAnsi"/>
                <w:i/>
                <w:iCs/>
                <w:color w:val="000000"/>
                <w:szCs w:val="20"/>
              </w:rPr>
              <w:t>getFieldValues</w:t>
            </w:r>
            <w:proofErr w:type="spellEnd"/>
            <w:r>
              <w:rPr>
                <w:rFonts w:ascii="EYInterstate Light" w:hAnsi="EYInterstate Light" w:cstheme="minorHAnsi"/>
                <w:i/>
                <w:iCs/>
                <w:color w:val="000000"/>
                <w:szCs w:val="20"/>
              </w:rPr>
              <w:t>()</w:t>
            </w:r>
            <w:r>
              <w:rPr>
                <w:rFonts w:ascii="EYInterstate Light" w:hAnsi="EYInterstate Light" w:cstheme="minorHAnsi"/>
                <w:color w:val="000000"/>
                <w:szCs w:val="20"/>
              </w:rPr>
              <w:t xml:space="preserve"> </w:t>
            </w:r>
            <w:r w:rsidR="00527DD4">
              <w:rPr>
                <w:rFonts w:ascii="EYInterstate Light" w:hAnsi="EYInterstate Light" w:cstheme="minorHAnsi"/>
                <w:color w:val="000000"/>
                <w:szCs w:val="20"/>
              </w:rPr>
              <w:t>to retrieve the customer balance information</w:t>
            </w:r>
          </w:p>
          <w:p w14:paraId="0E4D4A69" w14:textId="6C30076F" w:rsidR="007522BE" w:rsidRDefault="00D3407A" w:rsidP="00960395">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If</w:t>
            </w:r>
            <w:r w:rsidR="007522BE">
              <w:rPr>
                <w:rFonts w:ascii="EYInterstate Light" w:hAnsi="EYInterstate Light" w:cstheme="minorHAnsi"/>
                <w:color w:val="000000"/>
                <w:szCs w:val="20"/>
              </w:rPr>
              <w:t xml:space="preserve"> </w:t>
            </w:r>
            <w:r>
              <w:rPr>
                <w:rFonts w:ascii="EYInterstate Light" w:hAnsi="EYInterstate Light" w:cstheme="minorHAnsi"/>
                <w:color w:val="000000"/>
                <w:szCs w:val="20"/>
              </w:rPr>
              <w:t xml:space="preserve">the returned value of </w:t>
            </w:r>
            <w:proofErr w:type="spellStart"/>
            <w:r w:rsidR="007522BE">
              <w:rPr>
                <w:rFonts w:ascii="EYInterstate Light" w:hAnsi="EYInterstate Light" w:cstheme="minorHAnsi"/>
                <w:i/>
                <w:iCs/>
                <w:color w:val="000000"/>
                <w:szCs w:val="20"/>
              </w:rPr>
              <w:t>getFieldValues</w:t>
            </w:r>
            <w:proofErr w:type="spellEnd"/>
            <w:r w:rsidR="007522BE">
              <w:rPr>
                <w:rFonts w:ascii="EYInterstate Light" w:hAnsi="EYInterstate Light" w:cstheme="minorHAnsi"/>
                <w:i/>
                <w:iCs/>
                <w:color w:val="000000"/>
                <w:szCs w:val="20"/>
              </w:rPr>
              <w:t>()</w:t>
            </w:r>
            <w:r w:rsidR="007522BE">
              <w:rPr>
                <w:rFonts w:ascii="EYInterstate Light" w:hAnsi="EYInterstate Light" w:cstheme="minorHAnsi"/>
                <w:color w:val="000000"/>
                <w:szCs w:val="20"/>
              </w:rPr>
              <w:t xml:space="preserve"> </w:t>
            </w:r>
            <w:r>
              <w:rPr>
                <w:rFonts w:ascii="EYInterstate Light" w:hAnsi="EYInterstate Light" w:cstheme="minorHAnsi"/>
                <w:color w:val="000000"/>
                <w:szCs w:val="20"/>
              </w:rPr>
              <w:t>is true, set the following value to the script’s schema.</w:t>
            </w:r>
          </w:p>
          <w:p w14:paraId="3AC4F20A" w14:textId="77777777" w:rsidR="00D3407A" w:rsidRDefault="009409AF" w:rsidP="00960395">
            <w:pPr>
              <w:pStyle w:val="Response1"/>
              <w:numPr>
                <w:ilvl w:val="2"/>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‘OK’ – “</w:t>
            </w:r>
            <w:r w:rsidRPr="009409AF">
              <w:rPr>
                <w:rFonts w:ascii="EYInterstate Light" w:hAnsi="EYInterstate Light" w:cstheme="minorHAnsi"/>
                <w:color w:val="000000"/>
                <w:szCs w:val="20"/>
              </w:rPr>
              <w:t>parm/output/status</w:t>
            </w:r>
            <w:r>
              <w:rPr>
                <w:rFonts w:ascii="EYInterstate Light" w:hAnsi="EYInterstate Light" w:cstheme="minorHAnsi"/>
                <w:color w:val="000000"/>
                <w:szCs w:val="20"/>
              </w:rPr>
              <w:t>”</w:t>
            </w:r>
          </w:p>
          <w:p w14:paraId="10B24728" w14:textId="77777777" w:rsidR="009409AF" w:rsidRDefault="009409AF" w:rsidP="00960395">
            <w:pPr>
              <w:pStyle w:val="Response1"/>
              <w:numPr>
                <w:ilvl w:val="2"/>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‘Transaction Successful.’ - </w:t>
            </w:r>
            <w:r w:rsidR="00960395">
              <w:t xml:space="preserve"> </w:t>
            </w:r>
            <w:r w:rsidR="00960395" w:rsidRPr="00960395">
              <w:rPr>
                <w:rFonts w:ascii="EYInterstate Light" w:hAnsi="EYInterstate Light" w:cstheme="minorHAnsi"/>
                <w:color w:val="000000"/>
                <w:szCs w:val="20"/>
              </w:rPr>
              <w:t>"parm/output/</w:t>
            </w:r>
            <w:proofErr w:type="spellStart"/>
            <w:r w:rsidR="00960395" w:rsidRPr="00960395">
              <w:rPr>
                <w:rFonts w:ascii="EYInterstate Light" w:hAnsi="EYInterstate Light" w:cstheme="minorHAnsi"/>
                <w:color w:val="000000"/>
                <w:szCs w:val="20"/>
              </w:rPr>
              <w:t>statusMsg</w:t>
            </w:r>
            <w:proofErr w:type="spellEnd"/>
            <w:proofErr w:type="gramStart"/>
            <w:r w:rsidR="00960395" w:rsidRPr="00960395">
              <w:rPr>
                <w:rFonts w:ascii="EYInterstate Light" w:hAnsi="EYInterstate Light" w:cstheme="minorHAnsi"/>
                <w:color w:val="000000"/>
                <w:szCs w:val="20"/>
              </w:rPr>
              <w:t>";</w:t>
            </w:r>
            <w:proofErr w:type="gramEnd"/>
            <w:r>
              <w:rPr>
                <w:rFonts w:ascii="EYInterstate Light" w:hAnsi="EYInterstate Light" w:cstheme="minorHAnsi"/>
                <w:color w:val="000000"/>
                <w:szCs w:val="20"/>
              </w:rPr>
              <w:t xml:space="preserve"> </w:t>
            </w:r>
          </w:p>
          <w:p w14:paraId="2092BF7A" w14:textId="4AF07DC9" w:rsidR="00960395" w:rsidRDefault="00960395" w:rsidP="00960395">
            <w:pPr>
              <w:pStyle w:val="Response1"/>
              <w:numPr>
                <w:ilvl w:val="0"/>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Inside catch(</w:t>
            </w:r>
            <w:proofErr w:type="spellStart"/>
            <w:r>
              <w:rPr>
                <w:rFonts w:ascii="EYInterstate Light" w:hAnsi="EYInterstate Light" w:cstheme="minorHAnsi"/>
                <w:color w:val="000000"/>
                <w:szCs w:val="20"/>
              </w:rPr>
              <w:t>Application</w:t>
            </w:r>
            <w:r w:rsidR="008653B1">
              <w:rPr>
                <w:rFonts w:ascii="EYInterstate Light" w:hAnsi="EYInterstate Light" w:cstheme="minorHAnsi"/>
                <w:color w:val="000000"/>
                <w:szCs w:val="20"/>
              </w:rPr>
              <w:t>Error</w:t>
            </w:r>
            <w:proofErr w:type="spellEnd"/>
            <w:r>
              <w:rPr>
                <w:rFonts w:ascii="EYInterstate Light" w:hAnsi="EYInterstate Light" w:cstheme="minorHAnsi"/>
                <w:color w:val="000000"/>
                <w:szCs w:val="20"/>
              </w:rPr>
              <w:t xml:space="preserve"> e):</w:t>
            </w:r>
          </w:p>
          <w:p w14:paraId="0BA88562" w14:textId="737F2BB2" w:rsidR="00960395" w:rsidRDefault="008653B1" w:rsidP="00960395">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Get the message text from the application error and assign it to local variable </w:t>
            </w:r>
            <w:r w:rsidRPr="001952D5">
              <w:rPr>
                <w:rFonts w:ascii="EYInterstate Light" w:hAnsi="EYInterstate Light" w:cstheme="minorHAnsi"/>
                <w:b/>
                <w:bCs/>
                <w:color w:val="000000"/>
                <w:szCs w:val="20"/>
              </w:rPr>
              <w:t>#message</w:t>
            </w:r>
            <w:r>
              <w:rPr>
                <w:rFonts w:ascii="EYInterstate Light" w:hAnsi="EYInterstate Light" w:cstheme="minorHAnsi"/>
                <w:color w:val="000000"/>
                <w:szCs w:val="20"/>
              </w:rPr>
              <w:t>.</w:t>
            </w:r>
          </w:p>
          <w:p w14:paraId="5461A75E" w14:textId="77777777" w:rsidR="008653B1" w:rsidRDefault="00214F16" w:rsidP="008653B1">
            <w:pPr>
              <w:pStyle w:val="Response1"/>
              <w:numPr>
                <w:ilvl w:val="2"/>
                <w:numId w:val="9"/>
              </w:numPr>
              <w:spacing w:before="0"/>
              <w:rPr>
                <w:rFonts w:ascii="EYInterstate Light" w:hAnsi="EYInterstate Light" w:cstheme="minorHAnsi"/>
                <w:color w:val="000000"/>
                <w:szCs w:val="20"/>
              </w:rPr>
            </w:pPr>
            <w:r w:rsidRPr="00214F16">
              <w:rPr>
                <w:rFonts w:ascii="EYInterstate Light" w:hAnsi="EYInterstate Light" w:cstheme="minorHAnsi"/>
                <w:color w:val="000000"/>
                <w:szCs w:val="20"/>
              </w:rPr>
              <w:t xml:space="preserve">String message = </w:t>
            </w:r>
            <w:proofErr w:type="spellStart"/>
            <w:r w:rsidRPr="00214F16">
              <w:rPr>
                <w:rFonts w:ascii="EYInterstate Light" w:hAnsi="EYInterstate Light" w:cstheme="minorHAnsi"/>
                <w:color w:val="000000"/>
                <w:szCs w:val="20"/>
              </w:rPr>
              <w:t>e.getServerMessage</w:t>
            </w:r>
            <w:proofErr w:type="spellEnd"/>
            <w:r w:rsidRPr="00214F16">
              <w:rPr>
                <w:rFonts w:ascii="EYInterstate Light" w:hAnsi="EYInterstate Light" w:cstheme="minorHAnsi"/>
                <w:color w:val="000000"/>
                <w:szCs w:val="20"/>
              </w:rPr>
              <w:t>().</w:t>
            </w:r>
            <w:proofErr w:type="spellStart"/>
            <w:r w:rsidRPr="00214F16">
              <w:rPr>
                <w:rFonts w:ascii="EYInterstate Light" w:hAnsi="EYInterstate Light" w:cstheme="minorHAnsi"/>
                <w:color w:val="000000"/>
                <w:szCs w:val="20"/>
              </w:rPr>
              <w:t>getMessageText</w:t>
            </w:r>
            <w:proofErr w:type="spellEnd"/>
            <w:r w:rsidRPr="00214F16">
              <w:rPr>
                <w:rFonts w:ascii="EYInterstate Light" w:hAnsi="EYInterstate Light" w:cstheme="minorHAnsi"/>
                <w:color w:val="000000"/>
                <w:szCs w:val="20"/>
              </w:rPr>
              <w:t>(</w:t>
            </w:r>
            <w:proofErr w:type="gramStart"/>
            <w:r w:rsidRPr="00214F16">
              <w:rPr>
                <w:rFonts w:ascii="EYInterstate Light" w:hAnsi="EYInterstate Light" w:cstheme="minorHAnsi"/>
                <w:color w:val="000000"/>
                <w:szCs w:val="20"/>
              </w:rPr>
              <w:t>);</w:t>
            </w:r>
            <w:proofErr w:type="gramEnd"/>
          </w:p>
          <w:p w14:paraId="0BEDC377" w14:textId="2E877FEC" w:rsidR="00214F16" w:rsidRDefault="00214F16" w:rsidP="00214F16">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Set the following values to the script’s schema.</w:t>
            </w:r>
          </w:p>
          <w:p w14:paraId="3C9ED9BB" w14:textId="71142354" w:rsidR="00214F16" w:rsidRDefault="00214F16" w:rsidP="00214F16">
            <w:pPr>
              <w:pStyle w:val="Response1"/>
              <w:numPr>
                <w:ilvl w:val="2"/>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‘F – “</w:t>
            </w:r>
            <w:r w:rsidRPr="009409AF">
              <w:rPr>
                <w:rFonts w:ascii="EYInterstate Light" w:hAnsi="EYInterstate Light" w:cstheme="minorHAnsi"/>
                <w:color w:val="000000"/>
                <w:szCs w:val="20"/>
              </w:rPr>
              <w:t>parm/output/status</w:t>
            </w:r>
            <w:r>
              <w:rPr>
                <w:rFonts w:ascii="EYInterstate Light" w:hAnsi="EYInterstate Light" w:cstheme="minorHAnsi"/>
                <w:color w:val="000000"/>
                <w:szCs w:val="20"/>
              </w:rPr>
              <w:t>”</w:t>
            </w:r>
          </w:p>
          <w:p w14:paraId="3513A93C" w14:textId="456E3C0D" w:rsidR="00214F16" w:rsidRDefault="001032C5" w:rsidP="00214F16">
            <w:pPr>
              <w:pStyle w:val="Response1"/>
              <w:numPr>
                <w:ilvl w:val="2"/>
                <w:numId w:val="9"/>
              </w:numPr>
              <w:spacing w:before="0"/>
              <w:rPr>
                <w:rFonts w:ascii="EYInterstate Light" w:hAnsi="EYInterstate Light" w:cstheme="minorHAnsi"/>
                <w:color w:val="000000"/>
                <w:szCs w:val="20"/>
              </w:rPr>
            </w:pPr>
            <w:r w:rsidRPr="00A115AB">
              <w:rPr>
                <w:rFonts w:ascii="EYInterstate Light" w:hAnsi="EYInterstate Light" w:cstheme="minorHAnsi"/>
                <w:b/>
                <w:bCs/>
                <w:color w:val="000000"/>
                <w:szCs w:val="20"/>
              </w:rPr>
              <w:t>#message</w:t>
            </w:r>
            <w:r w:rsidR="00214F16">
              <w:rPr>
                <w:rFonts w:ascii="EYInterstate Light" w:hAnsi="EYInterstate Light" w:cstheme="minorHAnsi"/>
                <w:color w:val="000000"/>
                <w:szCs w:val="20"/>
              </w:rPr>
              <w:t xml:space="preserve"> - </w:t>
            </w:r>
            <w:r w:rsidR="00214F16">
              <w:t xml:space="preserve"> </w:t>
            </w:r>
            <w:r w:rsidR="00214F16" w:rsidRPr="00960395">
              <w:rPr>
                <w:rFonts w:ascii="EYInterstate Light" w:hAnsi="EYInterstate Light" w:cstheme="minorHAnsi"/>
                <w:color w:val="000000"/>
                <w:szCs w:val="20"/>
              </w:rPr>
              <w:t>"parm/output/</w:t>
            </w:r>
            <w:proofErr w:type="spellStart"/>
            <w:r w:rsidR="00214F16" w:rsidRPr="00960395">
              <w:rPr>
                <w:rFonts w:ascii="EYInterstate Light" w:hAnsi="EYInterstate Light" w:cstheme="minorHAnsi"/>
                <w:color w:val="000000"/>
                <w:szCs w:val="20"/>
              </w:rPr>
              <w:t>statusMsg</w:t>
            </w:r>
            <w:proofErr w:type="spellEnd"/>
            <w:proofErr w:type="gramStart"/>
            <w:r w:rsidR="00214F16" w:rsidRPr="00960395">
              <w:rPr>
                <w:rFonts w:ascii="EYInterstate Light" w:hAnsi="EYInterstate Light" w:cstheme="minorHAnsi"/>
                <w:color w:val="000000"/>
                <w:szCs w:val="20"/>
              </w:rPr>
              <w:t>";</w:t>
            </w:r>
            <w:proofErr w:type="gramEnd"/>
            <w:r w:rsidR="00214F16">
              <w:rPr>
                <w:rFonts w:ascii="EYInterstate Light" w:hAnsi="EYInterstate Light" w:cstheme="minorHAnsi"/>
                <w:color w:val="000000"/>
                <w:szCs w:val="20"/>
              </w:rPr>
              <w:t xml:space="preserve"> </w:t>
            </w:r>
          </w:p>
          <w:p w14:paraId="29E201EF" w14:textId="77777777" w:rsidR="00214F16" w:rsidRDefault="001032C5" w:rsidP="00214F16">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If </w:t>
            </w:r>
            <w:r w:rsidRPr="001952D5">
              <w:rPr>
                <w:rFonts w:ascii="EYInterstate Light" w:hAnsi="EYInterstate Light" w:cstheme="minorHAnsi"/>
                <w:b/>
                <w:bCs/>
                <w:color w:val="000000"/>
                <w:szCs w:val="20"/>
              </w:rPr>
              <w:t>#toDoType</w:t>
            </w:r>
            <w:r>
              <w:rPr>
                <w:rFonts w:ascii="EYInterstate Light" w:hAnsi="EYInterstate Light" w:cstheme="minorHAnsi"/>
                <w:color w:val="000000"/>
                <w:szCs w:val="20"/>
              </w:rPr>
              <w:t xml:space="preserve"> entity is not null, </w:t>
            </w:r>
            <w:r w:rsidR="00CB15CF">
              <w:rPr>
                <w:rFonts w:ascii="EYInterstate Light" w:hAnsi="EYInterstate Light" w:cstheme="minorHAnsi"/>
                <w:color w:val="000000"/>
                <w:szCs w:val="20"/>
              </w:rPr>
              <w:t xml:space="preserve">create a local array list named </w:t>
            </w:r>
            <w:r w:rsidR="00CB15CF" w:rsidRPr="001952D5">
              <w:rPr>
                <w:rFonts w:ascii="EYInterstate Light" w:hAnsi="EYInterstate Light" w:cstheme="minorHAnsi"/>
                <w:b/>
                <w:bCs/>
                <w:color w:val="000000"/>
                <w:szCs w:val="20"/>
              </w:rPr>
              <w:t>#messageParameters</w:t>
            </w:r>
            <w:r w:rsidR="00CB15CF">
              <w:rPr>
                <w:rFonts w:ascii="EYInterstate Light" w:hAnsi="EYInterstate Light" w:cstheme="minorHAnsi"/>
                <w:color w:val="000000"/>
                <w:szCs w:val="20"/>
              </w:rPr>
              <w:t>.</w:t>
            </w:r>
          </w:p>
          <w:p w14:paraId="29A46E3C" w14:textId="77777777" w:rsidR="000F2669" w:rsidRDefault="000F2669" w:rsidP="00214F16">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Get the list of message parameters from </w:t>
            </w:r>
            <w:proofErr w:type="spellStart"/>
            <w:r w:rsidR="00325961">
              <w:rPr>
                <w:rFonts w:ascii="EYInterstate Light" w:hAnsi="EYInterstate Light" w:cstheme="minorHAnsi"/>
                <w:color w:val="000000"/>
                <w:szCs w:val="20"/>
              </w:rPr>
              <w:t>ApplicationError</w:t>
            </w:r>
            <w:proofErr w:type="spellEnd"/>
            <w:r w:rsidR="00325961">
              <w:rPr>
                <w:rFonts w:ascii="EYInterstate Light" w:hAnsi="EYInterstate Light" w:cstheme="minorHAnsi"/>
                <w:color w:val="000000"/>
                <w:szCs w:val="20"/>
              </w:rPr>
              <w:t xml:space="preserve"> </w:t>
            </w:r>
            <w:r w:rsidR="00325961" w:rsidRPr="001952D5">
              <w:rPr>
                <w:rFonts w:ascii="EYInterstate Light" w:hAnsi="EYInterstate Light" w:cstheme="minorHAnsi"/>
                <w:b/>
                <w:bCs/>
                <w:color w:val="000000"/>
                <w:szCs w:val="20"/>
              </w:rPr>
              <w:t>#e</w:t>
            </w:r>
            <w:r w:rsidR="00325961">
              <w:rPr>
                <w:rFonts w:ascii="EYInterstate Light" w:hAnsi="EYInterstate Light" w:cstheme="minorHAnsi"/>
                <w:color w:val="000000"/>
                <w:szCs w:val="20"/>
              </w:rPr>
              <w:t xml:space="preserve">. Assign it to local variable </w:t>
            </w:r>
            <w:r w:rsidR="00325961" w:rsidRPr="001952D5">
              <w:rPr>
                <w:rFonts w:ascii="EYInterstate Light" w:hAnsi="EYInterstate Light" w:cstheme="minorHAnsi"/>
                <w:b/>
                <w:bCs/>
                <w:color w:val="000000"/>
                <w:szCs w:val="20"/>
              </w:rPr>
              <w:t>#messageParms</w:t>
            </w:r>
            <w:r w:rsidR="00325961">
              <w:rPr>
                <w:rFonts w:ascii="EYInterstate Light" w:hAnsi="EYInterstate Light" w:cstheme="minorHAnsi"/>
                <w:color w:val="000000"/>
                <w:szCs w:val="20"/>
              </w:rPr>
              <w:t>.</w:t>
            </w:r>
          </w:p>
          <w:p w14:paraId="376AB49E" w14:textId="77777777" w:rsidR="00325961" w:rsidRDefault="00325961" w:rsidP="00325961">
            <w:pPr>
              <w:pStyle w:val="Response1"/>
              <w:numPr>
                <w:ilvl w:val="2"/>
                <w:numId w:val="9"/>
              </w:numPr>
              <w:spacing w:before="0"/>
              <w:rPr>
                <w:rFonts w:ascii="EYInterstate Light" w:hAnsi="EYInterstate Light" w:cstheme="minorHAnsi"/>
                <w:color w:val="000000"/>
                <w:szCs w:val="20"/>
              </w:rPr>
            </w:pPr>
            <w:r w:rsidRPr="00325961">
              <w:rPr>
                <w:rFonts w:ascii="EYInterstate Light" w:hAnsi="EYInterstate Light" w:cstheme="minorHAnsi"/>
                <w:color w:val="000000"/>
                <w:szCs w:val="20"/>
              </w:rPr>
              <w:t xml:space="preserve">List&lt;Object&gt; </w:t>
            </w:r>
            <w:proofErr w:type="spellStart"/>
            <w:r w:rsidRPr="00325961">
              <w:rPr>
                <w:rFonts w:ascii="EYInterstate Light" w:hAnsi="EYInterstate Light" w:cstheme="minorHAnsi"/>
                <w:color w:val="000000"/>
                <w:szCs w:val="20"/>
              </w:rPr>
              <w:t>messageParms</w:t>
            </w:r>
            <w:proofErr w:type="spellEnd"/>
            <w:r w:rsidRPr="00325961">
              <w:rPr>
                <w:rFonts w:ascii="EYInterstate Light" w:hAnsi="EYInterstate Light" w:cstheme="minorHAnsi"/>
                <w:color w:val="000000"/>
                <w:szCs w:val="20"/>
              </w:rPr>
              <w:t xml:space="preserve"> = </w:t>
            </w:r>
            <w:proofErr w:type="spellStart"/>
            <w:r w:rsidRPr="00325961">
              <w:rPr>
                <w:rFonts w:ascii="EYInterstate Light" w:hAnsi="EYInterstate Light" w:cstheme="minorHAnsi"/>
                <w:color w:val="000000"/>
                <w:szCs w:val="20"/>
              </w:rPr>
              <w:t>e.getServerMessage</w:t>
            </w:r>
            <w:proofErr w:type="spellEnd"/>
            <w:r w:rsidRPr="00325961">
              <w:rPr>
                <w:rFonts w:ascii="EYInterstate Light" w:hAnsi="EYInterstate Light" w:cstheme="minorHAnsi"/>
                <w:color w:val="000000"/>
                <w:szCs w:val="20"/>
              </w:rPr>
              <w:t>().</w:t>
            </w:r>
            <w:proofErr w:type="spellStart"/>
            <w:r w:rsidRPr="00325961">
              <w:rPr>
                <w:rFonts w:ascii="EYInterstate Light" w:hAnsi="EYInterstate Light" w:cstheme="minorHAnsi"/>
                <w:color w:val="000000"/>
                <w:szCs w:val="20"/>
              </w:rPr>
              <w:t>getMessageParameters</w:t>
            </w:r>
            <w:proofErr w:type="spellEnd"/>
            <w:r w:rsidRPr="00325961">
              <w:rPr>
                <w:rFonts w:ascii="EYInterstate Light" w:hAnsi="EYInterstate Light" w:cstheme="minorHAnsi"/>
                <w:color w:val="000000"/>
                <w:szCs w:val="20"/>
              </w:rPr>
              <w:t>().</w:t>
            </w:r>
            <w:r>
              <w:rPr>
                <w:rFonts w:ascii="EYInterstate Light" w:hAnsi="EYInterstate Light" w:cstheme="minorHAnsi"/>
                <w:color w:val="000000"/>
                <w:szCs w:val="20"/>
              </w:rPr>
              <w:t xml:space="preserve"> </w:t>
            </w:r>
            <w:proofErr w:type="spellStart"/>
            <w:r w:rsidRPr="00325961">
              <w:rPr>
                <w:rFonts w:ascii="EYInterstate Light" w:hAnsi="EYInterstate Light" w:cstheme="minorHAnsi"/>
                <w:color w:val="000000"/>
                <w:szCs w:val="20"/>
              </w:rPr>
              <w:t>getParameters</w:t>
            </w:r>
            <w:proofErr w:type="spellEnd"/>
            <w:r w:rsidRPr="00325961">
              <w:rPr>
                <w:rFonts w:ascii="EYInterstate Light" w:hAnsi="EYInterstate Light" w:cstheme="minorHAnsi"/>
                <w:color w:val="000000"/>
                <w:szCs w:val="20"/>
              </w:rPr>
              <w:t>(</w:t>
            </w:r>
            <w:proofErr w:type="gramStart"/>
            <w:r w:rsidRPr="00325961">
              <w:rPr>
                <w:rFonts w:ascii="EYInterstate Light" w:hAnsi="EYInterstate Light" w:cstheme="minorHAnsi"/>
                <w:color w:val="000000"/>
                <w:szCs w:val="20"/>
              </w:rPr>
              <w:t>);</w:t>
            </w:r>
            <w:proofErr w:type="gramEnd"/>
          </w:p>
          <w:p w14:paraId="2C46429D" w14:textId="77777777" w:rsidR="00325961" w:rsidRDefault="001910D6" w:rsidP="001910D6">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Loop through </w:t>
            </w:r>
            <w:r w:rsidRPr="001952D5">
              <w:rPr>
                <w:rFonts w:ascii="EYInterstate Light" w:hAnsi="EYInterstate Light" w:cstheme="minorHAnsi"/>
                <w:b/>
                <w:bCs/>
                <w:color w:val="000000"/>
                <w:szCs w:val="20"/>
              </w:rPr>
              <w:t>#messageParms</w:t>
            </w:r>
            <w:r>
              <w:rPr>
                <w:rFonts w:ascii="EYInterstate Light" w:hAnsi="EYInterstate Light" w:cstheme="minorHAnsi"/>
                <w:color w:val="000000"/>
                <w:szCs w:val="20"/>
              </w:rPr>
              <w:t xml:space="preserve">. For each item, convert it to string and add to </w:t>
            </w:r>
            <w:r w:rsidRPr="001952D5">
              <w:rPr>
                <w:rFonts w:ascii="EYInterstate Light" w:hAnsi="EYInterstate Light" w:cstheme="minorHAnsi"/>
                <w:b/>
                <w:bCs/>
                <w:color w:val="000000"/>
                <w:szCs w:val="20"/>
              </w:rPr>
              <w:t xml:space="preserve">#messageParameters </w:t>
            </w:r>
            <w:r>
              <w:rPr>
                <w:rFonts w:ascii="EYInterstate Light" w:hAnsi="EYInterstate Light" w:cstheme="minorHAnsi"/>
                <w:color w:val="000000"/>
                <w:szCs w:val="20"/>
              </w:rPr>
              <w:t>array.</w:t>
            </w:r>
          </w:p>
          <w:p w14:paraId="1B0E11D7" w14:textId="3DA8ACC4" w:rsidR="001910D6" w:rsidRDefault="001910D6" w:rsidP="001910D6">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Using </w:t>
            </w:r>
            <w:r w:rsidRPr="001952D5">
              <w:rPr>
                <w:rFonts w:ascii="EYInterstate Light" w:hAnsi="EYInterstate Light" w:cstheme="minorHAnsi"/>
                <w:b/>
                <w:bCs/>
                <w:color w:val="000000"/>
                <w:szCs w:val="20"/>
              </w:rPr>
              <w:t>#toDoUtil</w:t>
            </w:r>
            <w:r>
              <w:rPr>
                <w:rFonts w:ascii="EYInterstate Light" w:hAnsi="EYInterstate Light" w:cstheme="minorHAnsi"/>
                <w:color w:val="000000"/>
                <w:szCs w:val="20"/>
              </w:rPr>
              <w:t xml:space="preserve"> groovy library script, call </w:t>
            </w:r>
            <w:proofErr w:type="spellStart"/>
            <w:r>
              <w:rPr>
                <w:rFonts w:ascii="EYInterstate Light" w:hAnsi="EYInterstate Light" w:cstheme="minorHAnsi"/>
                <w:i/>
                <w:iCs/>
                <w:color w:val="000000"/>
                <w:szCs w:val="20"/>
              </w:rPr>
              <w:t>createToDoEntry</w:t>
            </w:r>
            <w:proofErr w:type="spellEnd"/>
            <w:r>
              <w:rPr>
                <w:rFonts w:ascii="EYInterstate Light" w:hAnsi="EYInterstate Light" w:cstheme="minorHAnsi"/>
                <w:i/>
                <w:iCs/>
                <w:color w:val="000000"/>
                <w:szCs w:val="20"/>
              </w:rPr>
              <w:t>()</w:t>
            </w:r>
            <w:r>
              <w:rPr>
                <w:rFonts w:ascii="EYInterstate Light" w:hAnsi="EYInterstate Light" w:cstheme="minorHAnsi"/>
                <w:color w:val="000000"/>
                <w:szCs w:val="20"/>
              </w:rPr>
              <w:t xml:space="preserve"> </w:t>
            </w:r>
            <w:r w:rsidR="004A5711">
              <w:rPr>
                <w:rFonts w:ascii="EYInterstate Light" w:hAnsi="EYInterstate Light" w:cstheme="minorHAnsi"/>
                <w:color w:val="000000"/>
                <w:szCs w:val="20"/>
              </w:rPr>
              <w:t>by passing the following values</w:t>
            </w:r>
            <w:r w:rsidR="004F0FBD">
              <w:rPr>
                <w:rFonts w:ascii="EYInterstate Light" w:hAnsi="EYInterstate Light" w:cstheme="minorHAnsi"/>
                <w:color w:val="000000"/>
                <w:szCs w:val="20"/>
              </w:rPr>
              <w:t xml:space="preserve"> (</w:t>
            </w:r>
            <w:r w:rsidR="00EF400E">
              <w:rPr>
                <w:rFonts w:ascii="EYInterstate Light" w:hAnsi="EYInterstate Light" w:cstheme="minorHAnsi"/>
                <w:color w:val="000000"/>
                <w:szCs w:val="20"/>
              </w:rPr>
              <w:t>in o</w:t>
            </w:r>
            <w:r w:rsidR="004F0FBD">
              <w:rPr>
                <w:rFonts w:ascii="EYInterstate Light" w:hAnsi="EYInterstate Light" w:cstheme="minorHAnsi"/>
                <w:color w:val="000000"/>
                <w:szCs w:val="20"/>
              </w:rPr>
              <w:t>rder)</w:t>
            </w:r>
            <w:r w:rsidR="004A5711">
              <w:rPr>
                <w:rFonts w:ascii="EYInterstate Light" w:hAnsi="EYInterstate Light" w:cstheme="minorHAnsi"/>
                <w:color w:val="000000"/>
                <w:szCs w:val="20"/>
              </w:rPr>
              <w:t>:</w:t>
            </w:r>
          </w:p>
          <w:p w14:paraId="7C5C5FA7" w14:textId="77777777" w:rsidR="004A5711" w:rsidRDefault="004A5711" w:rsidP="004A5711">
            <w:pPr>
              <w:pStyle w:val="Response1"/>
              <w:numPr>
                <w:ilvl w:val="2"/>
                <w:numId w:val="9"/>
              </w:numPr>
              <w:spacing w:before="0"/>
              <w:rPr>
                <w:rFonts w:ascii="EYInterstate Light" w:hAnsi="EYInterstate Light" w:cstheme="minorHAnsi"/>
                <w:color w:val="000000"/>
                <w:szCs w:val="20"/>
              </w:rPr>
            </w:pPr>
            <w:proofErr w:type="spellStart"/>
            <w:r>
              <w:rPr>
                <w:rFonts w:ascii="EYInterstate Light" w:hAnsi="EYInterstate Light" w:cstheme="minorHAnsi"/>
                <w:color w:val="000000"/>
                <w:szCs w:val="20"/>
              </w:rPr>
              <w:t>toDoType.getId</w:t>
            </w:r>
            <w:proofErr w:type="spellEnd"/>
            <w:r>
              <w:rPr>
                <w:rFonts w:ascii="EYInterstate Light" w:hAnsi="EYInterstate Light" w:cstheme="minorHAnsi"/>
                <w:color w:val="000000"/>
                <w:szCs w:val="20"/>
              </w:rPr>
              <w:t>()</w:t>
            </w:r>
          </w:p>
          <w:p w14:paraId="08028492" w14:textId="77777777" w:rsidR="004A5711" w:rsidRDefault="004A5711" w:rsidP="004A5711">
            <w:pPr>
              <w:pStyle w:val="Response1"/>
              <w:numPr>
                <w:ilvl w:val="2"/>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null</w:t>
            </w:r>
          </w:p>
          <w:p w14:paraId="42F2487A" w14:textId="77777777" w:rsidR="004A5711" w:rsidRDefault="004A5711" w:rsidP="004A5711">
            <w:pPr>
              <w:pStyle w:val="Response1"/>
              <w:numPr>
                <w:ilvl w:val="2"/>
                <w:numId w:val="9"/>
              </w:numPr>
              <w:spacing w:before="0"/>
              <w:rPr>
                <w:rFonts w:ascii="EYInterstate Light" w:hAnsi="EYInterstate Light" w:cstheme="minorHAnsi"/>
                <w:color w:val="000000"/>
                <w:szCs w:val="20"/>
              </w:rPr>
            </w:pPr>
            <w:proofErr w:type="spellStart"/>
            <w:r w:rsidRPr="004A5711">
              <w:rPr>
                <w:rFonts w:ascii="EYInterstate Light" w:hAnsi="EYInterstate Light" w:cstheme="minorHAnsi"/>
                <w:color w:val="000000"/>
                <w:szCs w:val="20"/>
              </w:rPr>
              <w:t>Long.valueOf</w:t>
            </w:r>
            <w:proofErr w:type="spellEnd"/>
            <w:r w:rsidRPr="004A5711">
              <w:rPr>
                <w:rFonts w:ascii="EYInterstate Light" w:hAnsi="EYInterstate Light" w:cstheme="minorHAnsi"/>
                <w:color w:val="000000"/>
                <w:szCs w:val="20"/>
              </w:rPr>
              <w:t>(MESSAGE_CATEGORY)</w:t>
            </w:r>
          </w:p>
          <w:p w14:paraId="21B4F5F5" w14:textId="77777777" w:rsidR="004A5711" w:rsidRDefault="00CE368A" w:rsidP="004A5711">
            <w:pPr>
              <w:pStyle w:val="Response1"/>
              <w:numPr>
                <w:ilvl w:val="2"/>
                <w:numId w:val="9"/>
              </w:numPr>
              <w:spacing w:before="0"/>
              <w:rPr>
                <w:rFonts w:ascii="EYInterstate Light" w:hAnsi="EYInterstate Light" w:cstheme="minorHAnsi"/>
                <w:color w:val="000000"/>
                <w:szCs w:val="20"/>
              </w:rPr>
            </w:pPr>
            <w:proofErr w:type="spellStart"/>
            <w:r w:rsidRPr="00CE368A">
              <w:rPr>
                <w:rFonts w:ascii="EYInterstate Light" w:hAnsi="EYInterstate Light" w:cstheme="minorHAnsi"/>
                <w:color w:val="000000"/>
                <w:szCs w:val="20"/>
              </w:rPr>
              <w:t>e.getServerMessage</w:t>
            </w:r>
            <w:proofErr w:type="spellEnd"/>
            <w:r w:rsidRPr="00CE368A">
              <w:rPr>
                <w:rFonts w:ascii="EYInterstate Light" w:hAnsi="EYInterstate Light" w:cstheme="minorHAnsi"/>
                <w:color w:val="000000"/>
                <w:szCs w:val="20"/>
              </w:rPr>
              <w:t>().</w:t>
            </w:r>
            <w:proofErr w:type="spellStart"/>
            <w:r w:rsidRPr="00CE368A">
              <w:rPr>
                <w:rFonts w:ascii="EYInterstate Light" w:hAnsi="EYInterstate Light" w:cstheme="minorHAnsi"/>
                <w:color w:val="000000"/>
                <w:szCs w:val="20"/>
              </w:rPr>
              <w:t>getNumber</w:t>
            </w:r>
            <w:proofErr w:type="spellEnd"/>
            <w:r w:rsidRPr="00CE368A">
              <w:rPr>
                <w:rFonts w:ascii="EYInterstate Light" w:hAnsi="EYInterstate Light" w:cstheme="minorHAnsi"/>
                <w:color w:val="000000"/>
                <w:szCs w:val="20"/>
              </w:rPr>
              <w:t>().</w:t>
            </w:r>
            <w:proofErr w:type="spellStart"/>
            <w:r w:rsidRPr="00CE368A">
              <w:rPr>
                <w:rFonts w:ascii="EYInterstate Light" w:hAnsi="EYInterstate Light" w:cstheme="minorHAnsi"/>
                <w:color w:val="000000"/>
                <w:szCs w:val="20"/>
              </w:rPr>
              <w:t>longValue</w:t>
            </w:r>
            <w:proofErr w:type="spellEnd"/>
            <w:r w:rsidRPr="00CE368A">
              <w:rPr>
                <w:rFonts w:ascii="EYInterstate Light" w:hAnsi="EYInterstate Light" w:cstheme="minorHAnsi"/>
                <w:color w:val="000000"/>
                <w:szCs w:val="20"/>
              </w:rPr>
              <w:t>()</w:t>
            </w:r>
          </w:p>
          <w:p w14:paraId="7FAAAC03" w14:textId="77777777" w:rsidR="00CE368A" w:rsidRDefault="00CE368A" w:rsidP="004A5711">
            <w:pPr>
              <w:pStyle w:val="Response1"/>
              <w:numPr>
                <w:ilvl w:val="2"/>
                <w:numId w:val="9"/>
              </w:numPr>
              <w:spacing w:before="0"/>
              <w:rPr>
                <w:rFonts w:ascii="EYInterstate Light" w:hAnsi="EYInterstate Light" w:cstheme="minorHAnsi"/>
                <w:color w:val="000000"/>
                <w:szCs w:val="20"/>
              </w:rPr>
            </w:pPr>
            <w:proofErr w:type="spellStart"/>
            <w:r w:rsidRPr="00CE368A">
              <w:rPr>
                <w:rFonts w:ascii="EYInterstate Light" w:hAnsi="EYInterstate Light" w:cstheme="minorHAnsi"/>
                <w:color w:val="000000"/>
                <w:szCs w:val="20"/>
              </w:rPr>
              <w:t>messageParameters</w:t>
            </w:r>
            <w:proofErr w:type="spellEnd"/>
          </w:p>
          <w:p w14:paraId="23E6686C" w14:textId="77777777" w:rsidR="00CE368A" w:rsidRDefault="00CE368A" w:rsidP="004A5711">
            <w:pPr>
              <w:pStyle w:val="Response1"/>
              <w:numPr>
                <w:ilvl w:val="2"/>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null</w:t>
            </w:r>
          </w:p>
          <w:p w14:paraId="6334C70F" w14:textId="77777777" w:rsidR="00CE368A" w:rsidRDefault="00CE368A" w:rsidP="004A5711">
            <w:pPr>
              <w:pStyle w:val="Response1"/>
              <w:numPr>
                <w:ilvl w:val="2"/>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null</w:t>
            </w:r>
          </w:p>
          <w:p w14:paraId="3FED1381" w14:textId="77777777" w:rsidR="00CE368A" w:rsidRDefault="00CE368A" w:rsidP="004A5711">
            <w:pPr>
              <w:pStyle w:val="Response1"/>
              <w:numPr>
                <w:ilvl w:val="2"/>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null</w:t>
            </w:r>
          </w:p>
          <w:p w14:paraId="7EA2744B" w14:textId="77777777" w:rsidR="00CE368A" w:rsidRDefault="00CE368A" w:rsidP="004A5711">
            <w:pPr>
              <w:pStyle w:val="Response1"/>
              <w:numPr>
                <w:ilvl w:val="2"/>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null</w:t>
            </w:r>
          </w:p>
          <w:p w14:paraId="48C3B247" w14:textId="77777777" w:rsidR="00CE368A" w:rsidRDefault="00CE368A" w:rsidP="004A5711">
            <w:pPr>
              <w:pStyle w:val="Response1"/>
              <w:numPr>
                <w:ilvl w:val="2"/>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null</w:t>
            </w:r>
          </w:p>
          <w:p w14:paraId="7F9A1772" w14:textId="77777777" w:rsidR="00CE368A" w:rsidRDefault="00CE368A" w:rsidP="004A5711">
            <w:pPr>
              <w:pStyle w:val="Response1"/>
              <w:numPr>
                <w:ilvl w:val="2"/>
                <w:numId w:val="9"/>
              </w:numPr>
              <w:spacing w:before="0"/>
              <w:rPr>
                <w:rFonts w:ascii="EYInterstate Light" w:hAnsi="EYInterstate Light" w:cstheme="minorHAnsi"/>
                <w:color w:val="000000"/>
                <w:szCs w:val="20"/>
              </w:rPr>
            </w:pPr>
            <w:proofErr w:type="spellStart"/>
            <w:r>
              <w:rPr>
                <w:rFonts w:ascii="EYInterstate Light" w:hAnsi="EYInterstate Light" w:cstheme="minorHAnsi"/>
                <w:color w:val="000000"/>
                <w:szCs w:val="20"/>
              </w:rPr>
              <w:t>getProcessDateTime</w:t>
            </w:r>
            <w:proofErr w:type="spellEnd"/>
            <w:r>
              <w:rPr>
                <w:rFonts w:ascii="EYInterstate Light" w:hAnsi="EYInterstate Light" w:cstheme="minorHAnsi"/>
                <w:color w:val="000000"/>
                <w:szCs w:val="20"/>
              </w:rPr>
              <w:t>()</w:t>
            </w:r>
          </w:p>
          <w:p w14:paraId="12B37661" w14:textId="77777777" w:rsidR="00EF400E" w:rsidRDefault="00830AD6" w:rsidP="008D1D34">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Get stack trace from </w:t>
            </w:r>
            <w:proofErr w:type="spellStart"/>
            <w:r>
              <w:rPr>
                <w:rFonts w:ascii="EYInterstate Light" w:hAnsi="EYInterstate Light" w:cstheme="minorHAnsi"/>
                <w:color w:val="000000"/>
                <w:szCs w:val="20"/>
              </w:rPr>
              <w:t>ApplicationError</w:t>
            </w:r>
            <w:proofErr w:type="spellEnd"/>
            <w:r>
              <w:rPr>
                <w:rFonts w:ascii="EYInterstate Light" w:hAnsi="EYInterstate Light" w:cstheme="minorHAnsi"/>
                <w:color w:val="000000"/>
                <w:szCs w:val="20"/>
              </w:rPr>
              <w:t xml:space="preserve"> #e</w:t>
            </w:r>
            <w:r w:rsidR="00066663">
              <w:rPr>
                <w:rFonts w:ascii="EYInterstate Light" w:hAnsi="EYInterstate Light" w:cstheme="minorHAnsi"/>
                <w:color w:val="000000"/>
                <w:szCs w:val="20"/>
              </w:rPr>
              <w:t xml:space="preserve"> by calling </w:t>
            </w:r>
            <w:proofErr w:type="spellStart"/>
            <w:r w:rsidR="00066663">
              <w:rPr>
                <w:rFonts w:ascii="EYInterstate Light" w:hAnsi="EYInterstate Light" w:cstheme="minorHAnsi"/>
                <w:i/>
                <w:iCs/>
                <w:color w:val="000000"/>
                <w:szCs w:val="20"/>
              </w:rPr>
              <w:t>getStackTrace</w:t>
            </w:r>
            <w:proofErr w:type="spellEnd"/>
            <w:r w:rsidR="00066663">
              <w:rPr>
                <w:rFonts w:ascii="EYInterstate Light" w:hAnsi="EYInterstate Light" w:cstheme="minorHAnsi"/>
                <w:i/>
                <w:iCs/>
                <w:color w:val="000000"/>
                <w:szCs w:val="20"/>
              </w:rPr>
              <w:t>().</w:t>
            </w:r>
            <w:r w:rsidR="00066663">
              <w:rPr>
                <w:rFonts w:ascii="EYInterstate Light" w:hAnsi="EYInterstate Light" w:cstheme="minorHAnsi"/>
                <w:color w:val="000000"/>
                <w:szCs w:val="20"/>
              </w:rPr>
              <w:t xml:space="preserve"> </w:t>
            </w:r>
          </w:p>
          <w:p w14:paraId="561310DB" w14:textId="77777777" w:rsidR="00066663" w:rsidRDefault="00066663" w:rsidP="00066663">
            <w:pPr>
              <w:pStyle w:val="Response1"/>
              <w:numPr>
                <w:ilvl w:val="2"/>
                <w:numId w:val="9"/>
              </w:numPr>
              <w:spacing w:before="0"/>
              <w:rPr>
                <w:rFonts w:ascii="EYInterstate Light" w:hAnsi="EYInterstate Light" w:cstheme="minorHAnsi"/>
                <w:color w:val="000000"/>
                <w:szCs w:val="20"/>
              </w:rPr>
            </w:pPr>
            <w:proofErr w:type="spellStart"/>
            <w:r w:rsidRPr="00066663">
              <w:rPr>
                <w:rFonts w:ascii="EYInterstate Light" w:hAnsi="EYInterstate Light" w:cstheme="minorHAnsi"/>
                <w:color w:val="000000"/>
                <w:szCs w:val="20"/>
              </w:rPr>
              <w:t>e.getStackTrace</w:t>
            </w:r>
            <w:proofErr w:type="spellEnd"/>
            <w:r w:rsidRPr="00066663">
              <w:rPr>
                <w:rFonts w:ascii="EYInterstate Light" w:hAnsi="EYInterstate Light" w:cstheme="minorHAnsi"/>
                <w:color w:val="000000"/>
                <w:szCs w:val="20"/>
              </w:rPr>
              <w:t>()</w:t>
            </w:r>
          </w:p>
          <w:p w14:paraId="046332A6" w14:textId="14189DCC" w:rsidR="00BA24A9" w:rsidRDefault="00BA24A9" w:rsidP="00BA24A9">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Create a local string variable </w:t>
            </w:r>
            <w:r w:rsidRPr="00CD2624">
              <w:rPr>
                <w:rFonts w:ascii="EYInterstate Light" w:hAnsi="EYInterstate Light" w:cstheme="minorHAnsi"/>
                <w:b/>
                <w:bCs/>
                <w:color w:val="000000"/>
                <w:szCs w:val="20"/>
              </w:rPr>
              <w:t>#stackTrace</w:t>
            </w:r>
            <w:r>
              <w:rPr>
                <w:rFonts w:ascii="EYInterstate Light" w:hAnsi="EYInterstate Light" w:cstheme="minorHAnsi"/>
                <w:color w:val="000000"/>
                <w:szCs w:val="20"/>
              </w:rPr>
              <w:t>.</w:t>
            </w:r>
          </w:p>
          <w:p w14:paraId="731C6156" w14:textId="1ED5D082" w:rsidR="00066663" w:rsidRDefault="00066663" w:rsidP="00066663">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Loop through the result and </w:t>
            </w:r>
            <w:r w:rsidR="00BA24A9">
              <w:rPr>
                <w:rFonts w:ascii="EYInterstate Light" w:hAnsi="EYInterstate Light" w:cstheme="minorHAnsi"/>
                <w:color w:val="000000"/>
                <w:szCs w:val="20"/>
              </w:rPr>
              <w:t xml:space="preserve">append each item to </w:t>
            </w:r>
            <w:r w:rsidR="00BA24A9" w:rsidRPr="00CD2624">
              <w:rPr>
                <w:rFonts w:ascii="EYInterstate Light" w:hAnsi="EYInterstate Light" w:cstheme="minorHAnsi"/>
                <w:b/>
                <w:bCs/>
                <w:color w:val="000000"/>
                <w:szCs w:val="20"/>
              </w:rPr>
              <w:t>#stac</w:t>
            </w:r>
            <w:r w:rsidR="004F442D" w:rsidRPr="00CD2624">
              <w:rPr>
                <w:rFonts w:ascii="EYInterstate Light" w:hAnsi="EYInterstate Light" w:cstheme="minorHAnsi"/>
                <w:b/>
                <w:bCs/>
                <w:color w:val="000000"/>
                <w:szCs w:val="20"/>
              </w:rPr>
              <w:t>kTrace</w:t>
            </w:r>
            <w:r w:rsidR="004F442D">
              <w:rPr>
                <w:rFonts w:ascii="EYInterstate Light" w:hAnsi="EYInterstate Light" w:cstheme="minorHAnsi"/>
                <w:color w:val="000000"/>
                <w:szCs w:val="20"/>
              </w:rPr>
              <w:t>.</w:t>
            </w:r>
          </w:p>
          <w:p w14:paraId="7E9B2D0D" w14:textId="35142E50" w:rsidR="00BA24A9" w:rsidRDefault="00BA24A9" w:rsidP="00BA24A9">
            <w:pPr>
              <w:pStyle w:val="Response1"/>
              <w:numPr>
                <w:ilvl w:val="2"/>
                <w:numId w:val="9"/>
              </w:numPr>
              <w:spacing w:before="0"/>
              <w:rPr>
                <w:rFonts w:ascii="EYInterstate Light" w:hAnsi="EYInterstate Light" w:cstheme="minorHAnsi"/>
                <w:color w:val="000000"/>
                <w:szCs w:val="20"/>
              </w:rPr>
            </w:pPr>
            <w:proofErr w:type="spellStart"/>
            <w:r w:rsidRPr="00BA24A9">
              <w:rPr>
                <w:rFonts w:ascii="EYInterstate Light" w:hAnsi="EYInterstate Light" w:cstheme="minorHAnsi"/>
                <w:color w:val="000000"/>
                <w:szCs w:val="20"/>
              </w:rPr>
              <w:t>stackTrace</w:t>
            </w:r>
            <w:proofErr w:type="spellEnd"/>
            <w:r w:rsidRPr="00BA24A9">
              <w:rPr>
                <w:rFonts w:ascii="EYInterstate Light" w:hAnsi="EYInterstate Light" w:cstheme="minorHAnsi"/>
                <w:color w:val="000000"/>
                <w:szCs w:val="20"/>
              </w:rPr>
              <w:t xml:space="preserve"> = </w:t>
            </w:r>
            <w:proofErr w:type="spellStart"/>
            <w:r w:rsidRPr="00BA24A9">
              <w:rPr>
                <w:rFonts w:ascii="EYInterstate Light" w:hAnsi="EYInterstate Light" w:cstheme="minorHAnsi"/>
                <w:color w:val="000000"/>
                <w:szCs w:val="20"/>
              </w:rPr>
              <w:t>stackTrace</w:t>
            </w:r>
            <w:proofErr w:type="spellEnd"/>
            <w:r w:rsidRPr="00BA24A9">
              <w:rPr>
                <w:rFonts w:ascii="EYInterstate Light" w:hAnsi="EYInterstate Light" w:cstheme="minorHAnsi"/>
                <w:color w:val="000000"/>
                <w:szCs w:val="20"/>
              </w:rPr>
              <w:t xml:space="preserve"> + </w:t>
            </w:r>
            <w:proofErr w:type="spellStart"/>
            <w:r w:rsidRPr="00BA24A9">
              <w:rPr>
                <w:rFonts w:ascii="EYInterstate Light" w:hAnsi="EYInterstate Light" w:cstheme="minorHAnsi"/>
                <w:color w:val="000000"/>
                <w:szCs w:val="20"/>
              </w:rPr>
              <w:t>ste.toString</w:t>
            </w:r>
            <w:proofErr w:type="spellEnd"/>
            <w:r w:rsidRPr="00BA24A9">
              <w:rPr>
                <w:rFonts w:ascii="EYInterstate Light" w:hAnsi="EYInterstate Light" w:cstheme="minorHAnsi"/>
                <w:color w:val="000000"/>
                <w:szCs w:val="20"/>
              </w:rPr>
              <w:t>().trim() + "\n</w:t>
            </w:r>
            <w:proofErr w:type="gramStart"/>
            <w:r w:rsidRPr="00BA24A9">
              <w:rPr>
                <w:rFonts w:ascii="EYInterstate Light" w:hAnsi="EYInterstate Light" w:cstheme="minorHAnsi"/>
                <w:color w:val="000000"/>
                <w:szCs w:val="20"/>
              </w:rPr>
              <w:t>";</w:t>
            </w:r>
            <w:proofErr w:type="gramEnd"/>
          </w:p>
          <w:p w14:paraId="4BFDD0C0" w14:textId="4BADF5F4" w:rsidR="00BA24A9" w:rsidRDefault="004F63E1" w:rsidP="00066663">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Create the body text by appending the following</w:t>
            </w:r>
            <w:r w:rsidR="005327EF">
              <w:rPr>
                <w:rFonts w:ascii="EYInterstate Light" w:hAnsi="EYInterstate Light" w:cstheme="minorHAnsi"/>
                <w:color w:val="000000"/>
                <w:szCs w:val="20"/>
              </w:rPr>
              <w:t xml:space="preserve"> and assign it to local string variable </w:t>
            </w:r>
            <w:r w:rsidR="005327EF" w:rsidRPr="00CD2624">
              <w:rPr>
                <w:rFonts w:ascii="EYInterstate Light" w:hAnsi="EYInterstate Light" w:cstheme="minorHAnsi"/>
                <w:b/>
                <w:bCs/>
                <w:color w:val="000000"/>
                <w:szCs w:val="20"/>
              </w:rPr>
              <w:t>#bodyText</w:t>
            </w:r>
            <w:r>
              <w:rPr>
                <w:rFonts w:ascii="EYInterstate Light" w:hAnsi="EYInterstate Light" w:cstheme="minorHAnsi"/>
                <w:color w:val="000000"/>
                <w:szCs w:val="20"/>
              </w:rPr>
              <w:t>:</w:t>
            </w:r>
          </w:p>
          <w:p w14:paraId="1CA2F763" w14:textId="77777777" w:rsidR="004F63E1" w:rsidRDefault="005327EF" w:rsidP="004F63E1">
            <w:pPr>
              <w:pStyle w:val="Response1"/>
              <w:numPr>
                <w:ilvl w:val="2"/>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lastRenderedPageBreak/>
              <w:t>“</w:t>
            </w:r>
            <w:r w:rsidRPr="005327EF">
              <w:rPr>
                <w:rFonts w:ascii="EYInterstate Light" w:hAnsi="EYInterstate Light" w:cstheme="minorHAnsi"/>
                <w:color w:val="000000"/>
                <w:szCs w:val="20"/>
              </w:rPr>
              <w:t>An error was encountered in the webservice.</w:t>
            </w:r>
            <w:r>
              <w:rPr>
                <w:rFonts w:ascii="EYInterstate Light" w:hAnsi="EYInterstate Light" w:cstheme="minorHAnsi"/>
                <w:color w:val="000000"/>
                <w:szCs w:val="20"/>
              </w:rPr>
              <w:t>”</w:t>
            </w:r>
          </w:p>
          <w:p w14:paraId="5A404951" w14:textId="77777777" w:rsidR="005327EF" w:rsidRPr="00CD2624" w:rsidRDefault="005327EF" w:rsidP="004F63E1">
            <w:pPr>
              <w:pStyle w:val="Response1"/>
              <w:numPr>
                <w:ilvl w:val="2"/>
                <w:numId w:val="9"/>
              </w:numPr>
              <w:spacing w:before="0"/>
              <w:rPr>
                <w:rFonts w:ascii="EYInterstate Light" w:hAnsi="EYInterstate Light" w:cstheme="minorHAnsi"/>
                <w:b/>
                <w:bCs/>
                <w:color w:val="000000"/>
                <w:szCs w:val="20"/>
              </w:rPr>
            </w:pPr>
            <w:r w:rsidRPr="00CD2624">
              <w:rPr>
                <w:rFonts w:ascii="EYInterstate Light" w:hAnsi="EYInterstate Light" w:cstheme="minorHAnsi"/>
                <w:b/>
                <w:bCs/>
                <w:color w:val="000000"/>
                <w:szCs w:val="20"/>
              </w:rPr>
              <w:t>#message</w:t>
            </w:r>
          </w:p>
          <w:p w14:paraId="2EEF7410" w14:textId="77777777" w:rsidR="005327EF" w:rsidRPr="00CD2624" w:rsidRDefault="005327EF" w:rsidP="004F63E1">
            <w:pPr>
              <w:pStyle w:val="Response1"/>
              <w:numPr>
                <w:ilvl w:val="2"/>
                <w:numId w:val="9"/>
              </w:numPr>
              <w:spacing w:before="0"/>
              <w:rPr>
                <w:rFonts w:ascii="EYInterstate Light" w:hAnsi="EYInterstate Light" w:cstheme="minorHAnsi"/>
                <w:b/>
                <w:bCs/>
                <w:color w:val="000000"/>
                <w:szCs w:val="20"/>
              </w:rPr>
            </w:pPr>
            <w:r w:rsidRPr="00CD2624">
              <w:rPr>
                <w:rFonts w:ascii="EYInterstate Light" w:hAnsi="EYInterstate Light" w:cstheme="minorHAnsi"/>
                <w:b/>
                <w:bCs/>
                <w:color w:val="000000"/>
                <w:szCs w:val="20"/>
              </w:rPr>
              <w:t>#stackTace</w:t>
            </w:r>
          </w:p>
          <w:p w14:paraId="29917AC5" w14:textId="77777777" w:rsidR="005327EF" w:rsidRDefault="00970E4C" w:rsidP="005327EF">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Get the sender email address from the feature configuration by invoking the business service </w:t>
            </w:r>
            <w:r w:rsidRPr="00970E4C">
              <w:rPr>
                <w:rFonts w:ascii="EYInterstate Light" w:hAnsi="EYInterstate Light" w:cstheme="minorHAnsi"/>
                <w:color w:val="000000"/>
                <w:szCs w:val="20"/>
              </w:rPr>
              <w:t>C1-GetFeatureConfiguration</w:t>
            </w:r>
            <w:r>
              <w:rPr>
                <w:rFonts w:ascii="EYInterstate Light" w:hAnsi="EYInterstate Light" w:cstheme="minorHAnsi"/>
                <w:color w:val="000000"/>
                <w:szCs w:val="20"/>
              </w:rPr>
              <w:t xml:space="preserve"> with the following input:</w:t>
            </w:r>
          </w:p>
          <w:p w14:paraId="25757172" w14:textId="77777777" w:rsidR="00970E4C" w:rsidRDefault="00970E4C" w:rsidP="00970E4C">
            <w:pPr>
              <w:pStyle w:val="Response1"/>
              <w:numPr>
                <w:ilvl w:val="2"/>
                <w:numId w:val="9"/>
              </w:numPr>
              <w:spacing w:before="0"/>
              <w:rPr>
                <w:rFonts w:ascii="EYInterstate Light" w:hAnsi="EYInterstate Light" w:cstheme="minorHAnsi"/>
                <w:color w:val="000000"/>
                <w:szCs w:val="20"/>
              </w:rPr>
            </w:pPr>
            <w:proofErr w:type="spellStart"/>
            <w:r>
              <w:rPr>
                <w:rFonts w:ascii="EYInterstate Light" w:hAnsi="EYInterstate Light" w:cstheme="minorHAnsi"/>
                <w:color w:val="000000"/>
                <w:szCs w:val="20"/>
              </w:rPr>
              <w:t>featureType</w:t>
            </w:r>
            <w:proofErr w:type="spellEnd"/>
            <w:r>
              <w:rPr>
                <w:rFonts w:ascii="EYInterstate Light" w:hAnsi="EYInterstate Light" w:cstheme="minorHAnsi"/>
                <w:color w:val="000000"/>
                <w:szCs w:val="20"/>
              </w:rPr>
              <w:t xml:space="preserve"> = </w:t>
            </w:r>
            <w:r w:rsidRPr="00CD2624">
              <w:rPr>
                <w:rFonts w:ascii="EYInterstate Light" w:hAnsi="EYInterstate Light" w:cstheme="minorHAnsi"/>
                <w:b/>
                <w:bCs/>
                <w:color w:val="000000"/>
                <w:szCs w:val="20"/>
              </w:rPr>
              <w:t>#FEATURE_TYPE</w:t>
            </w:r>
          </w:p>
          <w:p w14:paraId="10136FB8" w14:textId="77777777" w:rsidR="00970E4C" w:rsidRDefault="00A679E4" w:rsidP="00970E4C">
            <w:pPr>
              <w:pStyle w:val="Response1"/>
              <w:numPr>
                <w:ilvl w:val="2"/>
                <w:numId w:val="9"/>
              </w:numPr>
              <w:spacing w:before="0"/>
              <w:rPr>
                <w:rFonts w:ascii="EYInterstate Light" w:hAnsi="EYInterstate Light" w:cstheme="minorHAnsi"/>
                <w:color w:val="000000"/>
                <w:szCs w:val="20"/>
              </w:rPr>
            </w:pPr>
            <w:proofErr w:type="spellStart"/>
            <w:r>
              <w:rPr>
                <w:rFonts w:ascii="EYInterstate Light" w:hAnsi="EYInterstate Light" w:cstheme="minorHAnsi"/>
                <w:color w:val="000000"/>
                <w:szCs w:val="20"/>
              </w:rPr>
              <w:t>optionType</w:t>
            </w:r>
            <w:proofErr w:type="spellEnd"/>
            <w:r>
              <w:rPr>
                <w:rFonts w:ascii="EYInterstate Light" w:hAnsi="EYInterstate Light" w:cstheme="minorHAnsi"/>
                <w:color w:val="000000"/>
                <w:szCs w:val="20"/>
              </w:rPr>
              <w:t xml:space="preserve"> = </w:t>
            </w:r>
            <w:r w:rsidRPr="00CD2624">
              <w:rPr>
                <w:rFonts w:ascii="EYInterstate Light" w:hAnsi="EYInterstate Light" w:cstheme="minorHAnsi"/>
                <w:b/>
                <w:bCs/>
                <w:color w:val="000000"/>
                <w:szCs w:val="20"/>
              </w:rPr>
              <w:t>#OPTION_TYPE_WSES</w:t>
            </w:r>
          </w:p>
          <w:p w14:paraId="7B587B91" w14:textId="59AB1EBE" w:rsidR="00A679E4" w:rsidRDefault="00B30596" w:rsidP="00A679E4">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I</w:t>
            </w:r>
            <w:r w:rsidR="00A679E4">
              <w:rPr>
                <w:rFonts w:ascii="EYInterstate Light" w:hAnsi="EYInterstate Light" w:cstheme="minorHAnsi"/>
                <w:color w:val="000000"/>
                <w:szCs w:val="20"/>
              </w:rPr>
              <w:t xml:space="preserve">f </w:t>
            </w:r>
            <w:proofErr w:type="gramStart"/>
            <w:r w:rsidR="00A679E4">
              <w:rPr>
                <w:rFonts w:ascii="EYInterstate Light" w:hAnsi="EYInterstate Light" w:cstheme="minorHAnsi"/>
                <w:color w:val="000000"/>
                <w:szCs w:val="20"/>
              </w:rPr>
              <w:t>count</w:t>
            </w:r>
            <w:proofErr w:type="gramEnd"/>
            <w:r w:rsidR="00A679E4">
              <w:rPr>
                <w:rFonts w:ascii="EYInterstate Light" w:hAnsi="EYInterstate Light" w:cstheme="minorHAnsi"/>
                <w:color w:val="000000"/>
                <w:szCs w:val="20"/>
              </w:rPr>
              <w:t xml:space="preserve"> of the returned options is greater than 0, get the first value and assign it to local </w:t>
            </w:r>
            <w:r w:rsidR="00FD51B3">
              <w:rPr>
                <w:rFonts w:ascii="EYInterstate Light" w:hAnsi="EYInterstate Light" w:cstheme="minorHAnsi"/>
                <w:color w:val="000000"/>
                <w:szCs w:val="20"/>
              </w:rPr>
              <w:t xml:space="preserve">variable </w:t>
            </w:r>
            <w:r w:rsidR="00FD51B3" w:rsidRPr="008F0964">
              <w:rPr>
                <w:rFonts w:ascii="EYInterstate Light" w:hAnsi="EYInterstate Light" w:cstheme="minorHAnsi"/>
                <w:b/>
                <w:bCs/>
                <w:color w:val="000000"/>
                <w:szCs w:val="20"/>
              </w:rPr>
              <w:t>#fromAddress</w:t>
            </w:r>
            <w:r w:rsidR="00FD51B3">
              <w:rPr>
                <w:rFonts w:ascii="EYInterstate Light" w:hAnsi="EYInterstate Light" w:cstheme="minorHAnsi"/>
                <w:color w:val="000000"/>
                <w:szCs w:val="20"/>
              </w:rPr>
              <w:t>.</w:t>
            </w:r>
          </w:p>
          <w:p w14:paraId="56630CCD" w14:textId="77777777" w:rsidR="00FD51B3" w:rsidRDefault="00FD51B3" w:rsidP="00FD51B3">
            <w:pPr>
              <w:pStyle w:val="Response1"/>
              <w:numPr>
                <w:ilvl w:val="2"/>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If(</w:t>
            </w:r>
            <w:proofErr w:type="spellStart"/>
            <w:r w:rsidRPr="00FD51B3">
              <w:rPr>
                <w:rFonts w:ascii="EYInterstate Light" w:hAnsi="EYInterstate Light" w:cstheme="minorHAnsi"/>
                <w:color w:val="000000"/>
                <w:szCs w:val="20"/>
              </w:rPr>
              <w:t>evalBoolean</w:t>
            </w:r>
            <w:proofErr w:type="spellEnd"/>
            <w:r w:rsidRPr="00FD51B3">
              <w:rPr>
                <w:rFonts w:ascii="EYInterstate Light" w:hAnsi="EYInterstate Light" w:cstheme="minorHAnsi"/>
                <w:color w:val="000000"/>
                <w:szCs w:val="20"/>
              </w:rPr>
              <w:t>("count(C1-GetFeatureConfiguration/options) &gt; 0")</w:t>
            </w:r>
            <w:r>
              <w:rPr>
                <w:rFonts w:ascii="EYInterstate Light" w:hAnsi="EYInterstate Light" w:cstheme="minorHAnsi"/>
                <w:color w:val="000000"/>
                <w:szCs w:val="20"/>
              </w:rPr>
              <w:t>)</w:t>
            </w:r>
          </w:p>
          <w:p w14:paraId="7480A3DE" w14:textId="42536AC4" w:rsidR="00FD51B3" w:rsidRDefault="00010768" w:rsidP="00FD51B3">
            <w:pPr>
              <w:pStyle w:val="Response1"/>
              <w:numPr>
                <w:ilvl w:val="3"/>
                <w:numId w:val="9"/>
              </w:numPr>
              <w:spacing w:before="0"/>
              <w:rPr>
                <w:rFonts w:ascii="EYInterstate Light" w:hAnsi="EYInterstate Light" w:cstheme="minorHAnsi"/>
                <w:color w:val="000000"/>
                <w:szCs w:val="20"/>
              </w:rPr>
            </w:pPr>
            <w:r w:rsidRPr="00652CD0">
              <w:rPr>
                <w:rFonts w:ascii="EYInterstate Light" w:hAnsi="EYInterstate Light" w:cstheme="minorHAnsi"/>
                <w:b/>
                <w:bCs/>
                <w:color w:val="000000"/>
                <w:szCs w:val="20"/>
              </w:rPr>
              <w:t>#</w:t>
            </w:r>
            <w:r w:rsidR="00746007" w:rsidRPr="00652CD0">
              <w:rPr>
                <w:rFonts w:ascii="EYInterstate Light" w:hAnsi="EYInterstate Light" w:cstheme="minorHAnsi"/>
                <w:b/>
                <w:bCs/>
                <w:color w:val="000000"/>
                <w:szCs w:val="20"/>
              </w:rPr>
              <w:t>fromAddress</w:t>
            </w:r>
            <w:r w:rsidR="00746007" w:rsidRPr="00746007">
              <w:rPr>
                <w:rFonts w:ascii="EYInterstate Light" w:hAnsi="EYInterstate Light" w:cstheme="minorHAnsi"/>
                <w:color w:val="000000"/>
                <w:szCs w:val="20"/>
              </w:rPr>
              <w:t xml:space="preserve"> = </w:t>
            </w:r>
            <w:proofErr w:type="spellStart"/>
            <w:r w:rsidR="00746007" w:rsidRPr="00746007">
              <w:rPr>
                <w:rFonts w:ascii="EYInterstate Light" w:hAnsi="EYInterstate Light" w:cstheme="minorHAnsi"/>
                <w:color w:val="000000"/>
                <w:szCs w:val="20"/>
              </w:rPr>
              <w:t>evalString</w:t>
            </w:r>
            <w:proofErr w:type="spellEnd"/>
            <w:r w:rsidR="00746007" w:rsidRPr="00746007">
              <w:rPr>
                <w:rFonts w:ascii="EYInterstate Light" w:hAnsi="EYInterstate Light" w:cstheme="minorHAnsi"/>
                <w:color w:val="000000"/>
                <w:szCs w:val="20"/>
              </w:rPr>
              <w:t>("C1-GetFeatureConfiguration/</w:t>
            </w:r>
            <w:r w:rsidR="00746007">
              <w:rPr>
                <w:rFonts w:ascii="EYInterstate Light" w:hAnsi="EYInterstate Light" w:cstheme="minorHAnsi"/>
                <w:color w:val="000000"/>
                <w:szCs w:val="20"/>
              </w:rPr>
              <w:t xml:space="preserve"> </w:t>
            </w:r>
            <w:r w:rsidR="00746007" w:rsidRPr="00746007">
              <w:rPr>
                <w:rFonts w:ascii="EYInterstate Light" w:hAnsi="EYInterstate Light" w:cstheme="minorHAnsi"/>
                <w:color w:val="000000"/>
                <w:szCs w:val="20"/>
              </w:rPr>
              <w:t>options[1]/</w:t>
            </w:r>
            <w:proofErr w:type="spellStart"/>
            <w:r w:rsidR="00746007" w:rsidRPr="00746007">
              <w:rPr>
                <w:rFonts w:ascii="EYInterstate Light" w:hAnsi="EYInterstate Light" w:cstheme="minorHAnsi"/>
                <w:color w:val="000000"/>
                <w:szCs w:val="20"/>
              </w:rPr>
              <w:t>optionValue</w:t>
            </w:r>
            <w:proofErr w:type="spellEnd"/>
            <w:r w:rsidR="00746007" w:rsidRPr="00746007">
              <w:rPr>
                <w:rFonts w:ascii="EYInterstate Light" w:hAnsi="EYInterstate Light" w:cstheme="minorHAnsi"/>
                <w:color w:val="000000"/>
                <w:szCs w:val="20"/>
              </w:rPr>
              <w:t>"</w:t>
            </w:r>
            <w:proofErr w:type="gramStart"/>
            <w:r w:rsidR="00746007" w:rsidRPr="00746007">
              <w:rPr>
                <w:rFonts w:ascii="EYInterstate Light" w:hAnsi="EYInterstate Light" w:cstheme="minorHAnsi"/>
                <w:color w:val="000000"/>
                <w:szCs w:val="20"/>
              </w:rPr>
              <w:t>);</w:t>
            </w:r>
            <w:proofErr w:type="gramEnd"/>
          </w:p>
          <w:p w14:paraId="130A1363" w14:textId="14B3047F" w:rsidR="00275FA7" w:rsidRDefault="00275FA7" w:rsidP="00275FA7">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Get the recipient email address from the feature configuration by invoking the business service </w:t>
            </w:r>
            <w:r w:rsidRPr="00970E4C">
              <w:rPr>
                <w:rFonts w:ascii="EYInterstate Light" w:hAnsi="EYInterstate Light" w:cstheme="minorHAnsi"/>
                <w:color w:val="000000"/>
                <w:szCs w:val="20"/>
              </w:rPr>
              <w:t>C1-GetFeatureConfiguration</w:t>
            </w:r>
            <w:r>
              <w:rPr>
                <w:rFonts w:ascii="EYInterstate Light" w:hAnsi="EYInterstate Light" w:cstheme="minorHAnsi"/>
                <w:color w:val="000000"/>
                <w:szCs w:val="20"/>
              </w:rPr>
              <w:t xml:space="preserve"> with the following input:</w:t>
            </w:r>
          </w:p>
          <w:p w14:paraId="04966B0D" w14:textId="77777777" w:rsidR="00275FA7" w:rsidRDefault="00275FA7" w:rsidP="00275FA7">
            <w:pPr>
              <w:pStyle w:val="Response1"/>
              <w:numPr>
                <w:ilvl w:val="2"/>
                <w:numId w:val="9"/>
              </w:numPr>
              <w:spacing w:before="0"/>
              <w:rPr>
                <w:rFonts w:ascii="EYInterstate Light" w:hAnsi="EYInterstate Light" w:cstheme="minorHAnsi"/>
                <w:color w:val="000000"/>
                <w:szCs w:val="20"/>
              </w:rPr>
            </w:pPr>
            <w:proofErr w:type="spellStart"/>
            <w:r>
              <w:rPr>
                <w:rFonts w:ascii="EYInterstate Light" w:hAnsi="EYInterstate Light" w:cstheme="minorHAnsi"/>
                <w:color w:val="000000"/>
                <w:szCs w:val="20"/>
              </w:rPr>
              <w:t>featureType</w:t>
            </w:r>
            <w:proofErr w:type="spellEnd"/>
            <w:r>
              <w:rPr>
                <w:rFonts w:ascii="EYInterstate Light" w:hAnsi="EYInterstate Light" w:cstheme="minorHAnsi"/>
                <w:color w:val="000000"/>
                <w:szCs w:val="20"/>
              </w:rPr>
              <w:t xml:space="preserve"> = </w:t>
            </w:r>
            <w:r w:rsidRPr="00652CD0">
              <w:rPr>
                <w:rFonts w:ascii="EYInterstate Light" w:hAnsi="EYInterstate Light" w:cstheme="minorHAnsi"/>
                <w:b/>
                <w:bCs/>
                <w:color w:val="000000"/>
                <w:szCs w:val="20"/>
              </w:rPr>
              <w:t>#FEATURE_TYPE</w:t>
            </w:r>
          </w:p>
          <w:p w14:paraId="19957A09" w14:textId="2A5817B1" w:rsidR="00275FA7" w:rsidRDefault="00275FA7" w:rsidP="00275FA7">
            <w:pPr>
              <w:pStyle w:val="Response1"/>
              <w:numPr>
                <w:ilvl w:val="2"/>
                <w:numId w:val="9"/>
              </w:numPr>
              <w:spacing w:before="0"/>
              <w:rPr>
                <w:rFonts w:ascii="EYInterstate Light" w:hAnsi="EYInterstate Light" w:cstheme="minorHAnsi"/>
                <w:color w:val="000000"/>
                <w:szCs w:val="20"/>
              </w:rPr>
            </w:pPr>
            <w:proofErr w:type="spellStart"/>
            <w:r>
              <w:rPr>
                <w:rFonts w:ascii="EYInterstate Light" w:hAnsi="EYInterstate Light" w:cstheme="minorHAnsi"/>
                <w:color w:val="000000"/>
                <w:szCs w:val="20"/>
              </w:rPr>
              <w:t>optionType</w:t>
            </w:r>
            <w:proofErr w:type="spellEnd"/>
            <w:r>
              <w:rPr>
                <w:rFonts w:ascii="EYInterstate Light" w:hAnsi="EYInterstate Light" w:cstheme="minorHAnsi"/>
                <w:color w:val="000000"/>
                <w:szCs w:val="20"/>
              </w:rPr>
              <w:t xml:space="preserve"> = </w:t>
            </w:r>
            <w:r w:rsidRPr="00652CD0">
              <w:rPr>
                <w:rFonts w:ascii="EYInterstate Light" w:hAnsi="EYInterstate Light" w:cstheme="minorHAnsi"/>
                <w:b/>
                <w:bCs/>
                <w:color w:val="000000"/>
                <w:szCs w:val="20"/>
              </w:rPr>
              <w:t>#OPTION_TYPE_WSRL</w:t>
            </w:r>
          </w:p>
          <w:p w14:paraId="7E584FD6" w14:textId="7622A8DD" w:rsidR="00B90BDF" w:rsidRDefault="00B90BDF" w:rsidP="00B90BDF">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Initialize a local array list variable </w:t>
            </w:r>
            <w:r w:rsidRPr="00652CD0">
              <w:rPr>
                <w:rFonts w:ascii="EYInterstate Light" w:hAnsi="EYInterstate Light" w:cstheme="minorHAnsi"/>
                <w:b/>
                <w:bCs/>
                <w:color w:val="000000"/>
                <w:szCs w:val="20"/>
              </w:rPr>
              <w:t>#toAddresses</w:t>
            </w:r>
            <w:r>
              <w:rPr>
                <w:rFonts w:ascii="EYInterstate Light" w:hAnsi="EYInterstate Light" w:cstheme="minorHAnsi"/>
                <w:color w:val="000000"/>
                <w:szCs w:val="20"/>
              </w:rPr>
              <w:t>.</w:t>
            </w:r>
          </w:p>
          <w:p w14:paraId="16777A79" w14:textId="0E4B8827" w:rsidR="00275FA7" w:rsidRDefault="00B30596" w:rsidP="00275FA7">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I</w:t>
            </w:r>
            <w:r w:rsidR="00275FA7">
              <w:rPr>
                <w:rFonts w:ascii="EYInterstate Light" w:hAnsi="EYInterstate Light" w:cstheme="minorHAnsi"/>
                <w:color w:val="000000"/>
                <w:szCs w:val="20"/>
              </w:rPr>
              <w:t xml:space="preserve">f count of the returned options is greater than 0, get the first value and </w:t>
            </w:r>
            <w:r w:rsidR="00B90BDF">
              <w:rPr>
                <w:rFonts w:ascii="EYInterstate Light" w:hAnsi="EYInterstate Light" w:cstheme="minorHAnsi"/>
                <w:color w:val="000000"/>
                <w:szCs w:val="20"/>
              </w:rPr>
              <w:t>add</w:t>
            </w:r>
            <w:r w:rsidR="00275FA7">
              <w:rPr>
                <w:rFonts w:ascii="EYInterstate Light" w:hAnsi="EYInterstate Light" w:cstheme="minorHAnsi"/>
                <w:color w:val="000000"/>
                <w:szCs w:val="20"/>
              </w:rPr>
              <w:t xml:space="preserve"> it to local variable </w:t>
            </w:r>
            <w:r w:rsidR="00275FA7" w:rsidRPr="00652CD0">
              <w:rPr>
                <w:rFonts w:ascii="EYInterstate Light" w:hAnsi="EYInterstate Light" w:cstheme="minorHAnsi"/>
                <w:b/>
                <w:bCs/>
                <w:color w:val="000000"/>
                <w:szCs w:val="20"/>
              </w:rPr>
              <w:t>#</w:t>
            </w:r>
            <w:r w:rsidR="00B90BDF" w:rsidRPr="00652CD0">
              <w:rPr>
                <w:rFonts w:ascii="EYInterstate Light" w:hAnsi="EYInterstate Light" w:cstheme="minorHAnsi"/>
                <w:b/>
                <w:bCs/>
                <w:color w:val="000000"/>
                <w:szCs w:val="20"/>
              </w:rPr>
              <w:t>toAddresses</w:t>
            </w:r>
            <w:r w:rsidR="00275FA7">
              <w:rPr>
                <w:rFonts w:ascii="EYInterstate Light" w:hAnsi="EYInterstate Light" w:cstheme="minorHAnsi"/>
                <w:color w:val="000000"/>
                <w:szCs w:val="20"/>
              </w:rPr>
              <w:t>.</w:t>
            </w:r>
          </w:p>
          <w:p w14:paraId="00A22736" w14:textId="77777777" w:rsidR="00275FA7" w:rsidRDefault="00275FA7" w:rsidP="00275FA7">
            <w:pPr>
              <w:pStyle w:val="Response1"/>
              <w:numPr>
                <w:ilvl w:val="2"/>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If(</w:t>
            </w:r>
            <w:proofErr w:type="spellStart"/>
            <w:r w:rsidRPr="00FD51B3">
              <w:rPr>
                <w:rFonts w:ascii="EYInterstate Light" w:hAnsi="EYInterstate Light" w:cstheme="minorHAnsi"/>
                <w:color w:val="000000"/>
                <w:szCs w:val="20"/>
              </w:rPr>
              <w:t>evalBoolean</w:t>
            </w:r>
            <w:proofErr w:type="spellEnd"/>
            <w:r w:rsidRPr="00FD51B3">
              <w:rPr>
                <w:rFonts w:ascii="EYInterstate Light" w:hAnsi="EYInterstate Light" w:cstheme="minorHAnsi"/>
                <w:color w:val="000000"/>
                <w:szCs w:val="20"/>
              </w:rPr>
              <w:t>("count(C1-GetFeatureConfiguration/options) &gt; 0")</w:t>
            </w:r>
            <w:r>
              <w:rPr>
                <w:rFonts w:ascii="EYInterstate Light" w:hAnsi="EYInterstate Light" w:cstheme="minorHAnsi"/>
                <w:color w:val="000000"/>
                <w:szCs w:val="20"/>
              </w:rPr>
              <w:t>)</w:t>
            </w:r>
          </w:p>
          <w:p w14:paraId="38FAEE6C" w14:textId="03C4A477" w:rsidR="00275FA7" w:rsidRDefault="00652CD0" w:rsidP="00375163">
            <w:pPr>
              <w:pStyle w:val="Response1"/>
              <w:numPr>
                <w:ilvl w:val="3"/>
                <w:numId w:val="9"/>
              </w:numPr>
              <w:spacing w:before="0"/>
              <w:rPr>
                <w:rFonts w:ascii="EYInterstate Light" w:hAnsi="EYInterstate Light" w:cstheme="minorHAnsi"/>
                <w:color w:val="000000"/>
                <w:szCs w:val="20"/>
              </w:rPr>
            </w:pPr>
            <w:r w:rsidRPr="00652CD0">
              <w:rPr>
                <w:rFonts w:ascii="EYInterstate Light" w:hAnsi="EYInterstate Light" w:cstheme="minorHAnsi"/>
                <w:b/>
                <w:bCs/>
                <w:color w:val="000000"/>
                <w:szCs w:val="20"/>
              </w:rPr>
              <w:t>#toAddresses</w:t>
            </w:r>
            <w:r>
              <w:rPr>
                <w:rFonts w:ascii="EYInterstate Light" w:hAnsi="EYInterstate Light" w:cstheme="minorHAnsi"/>
                <w:color w:val="000000"/>
                <w:szCs w:val="20"/>
              </w:rPr>
              <w:t xml:space="preserve"> = </w:t>
            </w:r>
            <w:proofErr w:type="spellStart"/>
            <w:r w:rsidR="00375163" w:rsidRPr="00375163">
              <w:rPr>
                <w:rFonts w:ascii="EYInterstate Light" w:hAnsi="EYInterstate Light" w:cstheme="minorHAnsi"/>
                <w:color w:val="000000"/>
                <w:szCs w:val="20"/>
              </w:rPr>
              <w:t>toAddresses.add</w:t>
            </w:r>
            <w:proofErr w:type="spellEnd"/>
            <w:r w:rsidR="00375163" w:rsidRPr="00375163">
              <w:rPr>
                <w:rFonts w:ascii="EYInterstate Light" w:hAnsi="EYInterstate Light" w:cstheme="minorHAnsi"/>
                <w:color w:val="000000"/>
                <w:szCs w:val="20"/>
              </w:rPr>
              <w:t>(</w:t>
            </w:r>
            <w:proofErr w:type="spellStart"/>
            <w:r w:rsidR="00375163" w:rsidRPr="00375163">
              <w:rPr>
                <w:rFonts w:ascii="EYInterstate Light" w:hAnsi="EYInterstate Light" w:cstheme="minorHAnsi"/>
                <w:color w:val="000000"/>
                <w:szCs w:val="20"/>
              </w:rPr>
              <w:t>evalString</w:t>
            </w:r>
            <w:proofErr w:type="spellEnd"/>
            <w:r w:rsidR="00375163" w:rsidRPr="00375163">
              <w:rPr>
                <w:rFonts w:ascii="EYInterstate Light" w:hAnsi="EYInterstate Light" w:cstheme="minorHAnsi"/>
                <w:color w:val="000000"/>
                <w:szCs w:val="20"/>
              </w:rPr>
              <w:t>("C1-GetFeatureConfiguration/</w:t>
            </w:r>
            <w:r w:rsidR="00375163">
              <w:rPr>
                <w:rFonts w:ascii="EYInterstate Light" w:hAnsi="EYInterstate Light" w:cstheme="minorHAnsi"/>
                <w:color w:val="000000"/>
                <w:szCs w:val="20"/>
              </w:rPr>
              <w:t xml:space="preserve"> </w:t>
            </w:r>
            <w:r w:rsidR="00375163" w:rsidRPr="00375163">
              <w:rPr>
                <w:rFonts w:ascii="EYInterstate Light" w:hAnsi="EYInterstate Light" w:cstheme="minorHAnsi"/>
                <w:color w:val="000000"/>
                <w:szCs w:val="20"/>
              </w:rPr>
              <w:t>options[1]/</w:t>
            </w:r>
            <w:proofErr w:type="spellStart"/>
            <w:r w:rsidR="00375163" w:rsidRPr="00375163">
              <w:rPr>
                <w:rFonts w:ascii="EYInterstate Light" w:hAnsi="EYInterstate Light" w:cstheme="minorHAnsi"/>
                <w:color w:val="000000"/>
                <w:szCs w:val="20"/>
              </w:rPr>
              <w:t>optionValue</w:t>
            </w:r>
            <w:proofErr w:type="spellEnd"/>
            <w:r w:rsidR="00375163" w:rsidRPr="00375163">
              <w:rPr>
                <w:rFonts w:ascii="EYInterstate Light" w:hAnsi="EYInterstate Light" w:cstheme="minorHAnsi"/>
                <w:color w:val="000000"/>
                <w:szCs w:val="20"/>
              </w:rPr>
              <w:t>")</w:t>
            </w:r>
            <w:proofErr w:type="gramStart"/>
            <w:r w:rsidR="00375163" w:rsidRPr="00375163">
              <w:rPr>
                <w:rFonts w:ascii="EYInterstate Light" w:hAnsi="EYInterstate Light" w:cstheme="minorHAnsi"/>
                <w:color w:val="000000"/>
                <w:szCs w:val="20"/>
              </w:rPr>
              <w:t>);</w:t>
            </w:r>
            <w:proofErr w:type="gramEnd"/>
            <w:r w:rsidR="00375163" w:rsidRPr="00375163">
              <w:rPr>
                <w:rFonts w:ascii="EYInterstate Light" w:hAnsi="EYInterstate Light" w:cstheme="minorHAnsi"/>
                <w:color w:val="000000"/>
                <w:szCs w:val="20"/>
              </w:rPr>
              <w:t xml:space="preserve"> </w:t>
            </w:r>
          </w:p>
          <w:p w14:paraId="1DC5B11B" w14:textId="77777777" w:rsidR="004A0DF3" w:rsidRDefault="004A0DF3" w:rsidP="004A0DF3">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Initialize a local array list variable </w:t>
            </w:r>
            <w:r w:rsidRPr="00652CD0">
              <w:rPr>
                <w:rFonts w:ascii="EYInterstate Light" w:hAnsi="EYInterstate Light" w:cstheme="minorHAnsi"/>
                <w:b/>
                <w:bCs/>
                <w:color w:val="000000"/>
                <w:szCs w:val="20"/>
              </w:rPr>
              <w:t>#emailSender</w:t>
            </w:r>
            <w:r>
              <w:rPr>
                <w:rFonts w:ascii="EYInterstate Light" w:hAnsi="EYInterstate Light" w:cstheme="minorHAnsi"/>
                <w:color w:val="000000"/>
                <w:szCs w:val="20"/>
              </w:rPr>
              <w:t>.</w:t>
            </w:r>
          </w:p>
          <w:p w14:paraId="1FEA830F" w14:textId="77777777" w:rsidR="004A0DF3" w:rsidRDefault="004A0DF3" w:rsidP="004A0DF3">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Add </w:t>
            </w:r>
            <w:r w:rsidRPr="00652CD0">
              <w:rPr>
                <w:rFonts w:ascii="EYInterstate Light" w:hAnsi="EYInterstate Light" w:cstheme="minorHAnsi"/>
                <w:b/>
                <w:bCs/>
                <w:color w:val="000000"/>
                <w:szCs w:val="20"/>
              </w:rPr>
              <w:t xml:space="preserve">#EMAIL_EMAIL_SENDER </w:t>
            </w:r>
            <w:r>
              <w:rPr>
                <w:rFonts w:ascii="EYInterstate Light" w:hAnsi="EYInterstate Light" w:cstheme="minorHAnsi"/>
                <w:color w:val="000000"/>
                <w:szCs w:val="20"/>
              </w:rPr>
              <w:t xml:space="preserve">to </w:t>
            </w:r>
            <w:r w:rsidRPr="00652CD0">
              <w:rPr>
                <w:rFonts w:ascii="EYInterstate Light" w:hAnsi="EYInterstate Light" w:cstheme="minorHAnsi"/>
                <w:b/>
                <w:bCs/>
                <w:color w:val="000000"/>
                <w:szCs w:val="20"/>
              </w:rPr>
              <w:t>#emailSender list</w:t>
            </w:r>
            <w:r>
              <w:rPr>
                <w:rFonts w:ascii="EYInterstate Light" w:hAnsi="EYInterstate Light" w:cstheme="minorHAnsi"/>
                <w:color w:val="000000"/>
                <w:szCs w:val="20"/>
              </w:rPr>
              <w:t>.</w:t>
            </w:r>
          </w:p>
          <w:p w14:paraId="13A2D684" w14:textId="77777777" w:rsidR="004A0DF3" w:rsidRDefault="00E85896" w:rsidP="004A0DF3">
            <w:pPr>
              <w:pStyle w:val="Response1"/>
              <w:numPr>
                <w:ilvl w:val="2"/>
                <w:numId w:val="9"/>
              </w:numPr>
              <w:spacing w:before="0"/>
              <w:rPr>
                <w:rFonts w:ascii="EYInterstate Light" w:hAnsi="EYInterstate Light" w:cstheme="minorHAnsi"/>
                <w:color w:val="000000"/>
                <w:szCs w:val="20"/>
              </w:rPr>
            </w:pPr>
            <w:proofErr w:type="spellStart"/>
            <w:r w:rsidRPr="00E85896">
              <w:rPr>
                <w:rFonts w:ascii="EYInterstate Light" w:hAnsi="EYInterstate Light" w:cstheme="minorHAnsi"/>
                <w:color w:val="000000"/>
                <w:szCs w:val="20"/>
              </w:rPr>
              <w:t>emailSenders.add</w:t>
            </w:r>
            <w:proofErr w:type="spellEnd"/>
            <w:r w:rsidRPr="00E85896">
              <w:rPr>
                <w:rFonts w:ascii="EYInterstate Light" w:hAnsi="EYInterstate Light" w:cstheme="minorHAnsi"/>
                <w:color w:val="000000"/>
                <w:szCs w:val="20"/>
              </w:rPr>
              <w:t>(EMAIL_EMAIL_SENDER</w:t>
            </w:r>
            <w:proofErr w:type="gramStart"/>
            <w:r w:rsidRPr="00E85896">
              <w:rPr>
                <w:rFonts w:ascii="EYInterstate Light" w:hAnsi="EYInterstate Light" w:cstheme="minorHAnsi"/>
                <w:color w:val="000000"/>
                <w:szCs w:val="20"/>
              </w:rPr>
              <w:t>);</w:t>
            </w:r>
            <w:proofErr w:type="gramEnd"/>
          </w:p>
          <w:p w14:paraId="516DE399" w14:textId="39CCC75D" w:rsidR="00E85896" w:rsidRDefault="00E85896" w:rsidP="00E85896">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Using </w:t>
            </w:r>
            <w:r w:rsidRPr="00652CD0">
              <w:rPr>
                <w:rFonts w:ascii="EYInterstate Light" w:hAnsi="EYInterstate Light" w:cstheme="minorHAnsi"/>
                <w:b/>
                <w:bCs/>
                <w:color w:val="000000"/>
                <w:szCs w:val="20"/>
              </w:rPr>
              <w:t>#strUtil</w:t>
            </w:r>
            <w:r>
              <w:rPr>
                <w:rFonts w:ascii="EYInterstate Light" w:hAnsi="EYInterstate Light" w:cstheme="minorHAnsi"/>
                <w:color w:val="000000"/>
                <w:szCs w:val="20"/>
              </w:rPr>
              <w:t xml:space="preserve">, call </w:t>
            </w:r>
            <w:proofErr w:type="spellStart"/>
            <w:r w:rsidRPr="00E85896">
              <w:rPr>
                <w:rFonts w:ascii="EYInterstate Light" w:hAnsi="EYInterstate Light" w:cstheme="minorHAnsi"/>
                <w:i/>
                <w:iCs/>
                <w:color w:val="000000"/>
                <w:szCs w:val="20"/>
              </w:rPr>
              <w:t>notEmpty</w:t>
            </w:r>
            <w:r>
              <w:rPr>
                <w:rFonts w:ascii="EYInterstate Light" w:hAnsi="EYInterstate Light" w:cstheme="minorHAnsi"/>
                <w:i/>
                <w:iCs/>
                <w:color w:val="000000"/>
                <w:szCs w:val="20"/>
              </w:rPr>
              <w:t>OrBlan</w:t>
            </w:r>
            <w:r w:rsidR="00946845">
              <w:rPr>
                <w:rFonts w:ascii="EYInterstate Light" w:hAnsi="EYInterstate Light" w:cstheme="minorHAnsi"/>
                <w:i/>
                <w:iCs/>
                <w:color w:val="000000"/>
                <w:szCs w:val="20"/>
              </w:rPr>
              <w:t>k</w:t>
            </w:r>
            <w:proofErr w:type="spellEnd"/>
            <w:r>
              <w:rPr>
                <w:rFonts w:ascii="EYInterstate Light" w:hAnsi="EYInterstate Light" w:cstheme="minorHAnsi"/>
                <w:i/>
                <w:iCs/>
                <w:color w:val="000000"/>
                <w:szCs w:val="20"/>
              </w:rPr>
              <w:t>()</w:t>
            </w:r>
            <w:r>
              <w:rPr>
                <w:rFonts w:ascii="EYInterstate Light" w:hAnsi="EYInterstate Light" w:cstheme="minorHAnsi"/>
                <w:color w:val="000000"/>
                <w:szCs w:val="20"/>
              </w:rPr>
              <w:t xml:space="preserve"> and pass </w:t>
            </w:r>
            <w:r w:rsidRPr="00652CD0">
              <w:rPr>
                <w:rFonts w:ascii="EYInterstate Light" w:hAnsi="EYInterstate Light" w:cstheme="minorHAnsi"/>
                <w:b/>
                <w:bCs/>
                <w:color w:val="000000"/>
                <w:szCs w:val="20"/>
              </w:rPr>
              <w:t>#fromAddress</w:t>
            </w:r>
            <w:r>
              <w:rPr>
                <w:rFonts w:ascii="EYInterstate Light" w:hAnsi="EYInterstate Light" w:cstheme="minorHAnsi"/>
                <w:color w:val="000000"/>
                <w:szCs w:val="20"/>
              </w:rPr>
              <w:t>.</w:t>
            </w:r>
          </w:p>
          <w:p w14:paraId="71B440A6" w14:textId="77777777" w:rsidR="00E85896" w:rsidRDefault="00E85896" w:rsidP="00E85896">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If </w:t>
            </w:r>
            <w:r w:rsidR="00946845">
              <w:rPr>
                <w:rFonts w:ascii="EYInterstate Light" w:hAnsi="EYInterstate Light" w:cstheme="minorHAnsi"/>
                <w:color w:val="000000"/>
                <w:szCs w:val="20"/>
              </w:rPr>
              <w:t xml:space="preserve">this is true, and </w:t>
            </w:r>
            <w:r w:rsidR="00946845" w:rsidRPr="00652CD0">
              <w:rPr>
                <w:rFonts w:ascii="EYInterstate Light" w:hAnsi="EYInterstate Light" w:cstheme="minorHAnsi"/>
                <w:b/>
                <w:bCs/>
                <w:color w:val="000000"/>
                <w:szCs w:val="20"/>
              </w:rPr>
              <w:t>#toAddresses</w:t>
            </w:r>
            <w:r w:rsidR="00946845">
              <w:rPr>
                <w:rFonts w:ascii="EYInterstate Light" w:hAnsi="EYInterstate Light" w:cstheme="minorHAnsi"/>
                <w:color w:val="000000"/>
                <w:szCs w:val="20"/>
              </w:rPr>
              <w:t>.size() is greater than 0:</w:t>
            </w:r>
          </w:p>
          <w:p w14:paraId="7F3B652C" w14:textId="271E7EAF" w:rsidR="00946845" w:rsidRDefault="00946845" w:rsidP="00946845">
            <w:pPr>
              <w:pStyle w:val="Response1"/>
              <w:numPr>
                <w:ilvl w:val="2"/>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Call </w:t>
            </w:r>
            <w:proofErr w:type="spellStart"/>
            <w:r>
              <w:rPr>
                <w:rFonts w:ascii="EYInterstate Light" w:hAnsi="EYInterstate Light" w:cstheme="minorHAnsi"/>
                <w:i/>
                <w:iCs/>
                <w:color w:val="000000"/>
                <w:szCs w:val="20"/>
              </w:rPr>
              <w:t>sendEmail</w:t>
            </w:r>
            <w:proofErr w:type="spellEnd"/>
            <w:r>
              <w:rPr>
                <w:rFonts w:ascii="EYInterstate Light" w:hAnsi="EYInterstate Light" w:cstheme="minorHAnsi"/>
                <w:i/>
                <w:iCs/>
                <w:color w:val="000000"/>
                <w:szCs w:val="20"/>
              </w:rPr>
              <w:t xml:space="preserve">() </w:t>
            </w:r>
            <w:r>
              <w:rPr>
                <w:rFonts w:ascii="EYInterstate Light" w:hAnsi="EYInterstate Light" w:cstheme="minorHAnsi"/>
                <w:color w:val="000000"/>
                <w:szCs w:val="20"/>
              </w:rPr>
              <w:t xml:space="preserve">method </w:t>
            </w:r>
            <w:r w:rsidR="0036532D">
              <w:rPr>
                <w:rFonts w:ascii="EYInterstate Light" w:hAnsi="EYInterstate Light" w:cstheme="minorHAnsi"/>
                <w:color w:val="000000"/>
                <w:szCs w:val="20"/>
              </w:rPr>
              <w:t xml:space="preserve">of #mailUtil </w:t>
            </w:r>
            <w:r>
              <w:rPr>
                <w:rFonts w:ascii="EYInterstate Light" w:hAnsi="EYInterstate Light" w:cstheme="minorHAnsi"/>
                <w:color w:val="000000"/>
                <w:szCs w:val="20"/>
              </w:rPr>
              <w:t>and pass the following:</w:t>
            </w:r>
          </w:p>
          <w:p w14:paraId="1A17318A" w14:textId="77777777" w:rsidR="00946845" w:rsidRPr="007E5581" w:rsidRDefault="00946845" w:rsidP="00946845">
            <w:pPr>
              <w:pStyle w:val="Response1"/>
              <w:numPr>
                <w:ilvl w:val="3"/>
                <w:numId w:val="9"/>
              </w:numPr>
              <w:spacing w:before="0"/>
              <w:rPr>
                <w:rFonts w:ascii="EYInterstate Light" w:hAnsi="EYInterstate Light" w:cstheme="minorHAnsi"/>
                <w:b/>
                <w:bCs/>
                <w:color w:val="000000"/>
                <w:szCs w:val="20"/>
              </w:rPr>
            </w:pPr>
            <w:r w:rsidRPr="007E5581">
              <w:rPr>
                <w:rFonts w:ascii="EYInterstate Light" w:hAnsi="EYInterstate Light" w:cstheme="minorHAnsi"/>
                <w:b/>
                <w:bCs/>
                <w:color w:val="000000"/>
                <w:szCs w:val="20"/>
              </w:rPr>
              <w:t>#fromAddress</w:t>
            </w:r>
          </w:p>
          <w:p w14:paraId="4F62368D" w14:textId="77777777" w:rsidR="00946845" w:rsidRPr="007E5581" w:rsidRDefault="00946845" w:rsidP="00946845">
            <w:pPr>
              <w:pStyle w:val="Response1"/>
              <w:numPr>
                <w:ilvl w:val="3"/>
                <w:numId w:val="9"/>
              </w:numPr>
              <w:spacing w:before="0"/>
              <w:rPr>
                <w:rFonts w:ascii="EYInterstate Light" w:hAnsi="EYInterstate Light" w:cstheme="minorHAnsi"/>
                <w:b/>
                <w:bCs/>
                <w:color w:val="000000"/>
                <w:szCs w:val="20"/>
              </w:rPr>
            </w:pPr>
            <w:r w:rsidRPr="007E5581">
              <w:rPr>
                <w:rFonts w:ascii="EYInterstate Light" w:hAnsi="EYInterstate Light" w:cstheme="minorHAnsi"/>
                <w:b/>
                <w:bCs/>
                <w:color w:val="000000"/>
                <w:szCs w:val="20"/>
              </w:rPr>
              <w:t>#toAddresses</w:t>
            </w:r>
          </w:p>
          <w:p w14:paraId="6AE3D30E" w14:textId="4124B8A5" w:rsidR="00946845" w:rsidRPr="007E5581" w:rsidRDefault="00946845" w:rsidP="00946845">
            <w:pPr>
              <w:pStyle w:val="Response1"/>
              <w:numPr>
                <w:ilvl w:val="3"/>
                <w:numId w:val="9"/>
              </w:numPr>
              <w:spacing w:before="0"/>
              <w:rPr>
                <w:rFonts w:ascii="EYInterstate Light" w:hAnsi="EYInterstate Light" w:cstheme="minorHAnsi"/>
                <w:b/>
                <w:bCs/>
                <w:color w:val="000000"/>
                <w:szCs w:val="20"/>
              </w:rPr>
            </w:pPr>
            <w:r w:rsidRPr="007E5581">
              <w:rPr>
                <w:rFonts w:ascii="EYInterstate Light" w:hAnsi="EYInterstate Light" w:cstheme="minorHAnsi"/>
                <w:b/>
                <w:bCs/>
                <w:color w:val="000000"/>
                <w:szCs w:val="20"/>
              </w:rPr>
              <w:t>#EMAIL_SUBJECT_TEXT</w:t>
            </w:r>
          </w:p>
          <w:p w14:paraId="4E2C4082" w14:textId="77777777" w:rsidR="00946845" w:rsidRPr="007E5581" w:rsidRDefault="00946845" w:rsidP="00946845">
            <w:pPr>
              <w:pStyle w:val="Response1"/>
              <w:numPr>
                <w:ilvl w:val="3"/>
                <w:numId w:val="9"/>
              </w:numPr>
              <w:spacing w:before="0"/>
              <w:rPr>
                <w:rFonts w:ascii="EYInterstate Light" w:hAnsi="EYInterstate Light" w:cstheme="minorHAnsi"/>
                <w:b/>
                <w:bCs/>
                <w:color w:val="000000"/>
                <w:szCs w:val="20"/>
              </w:rPr>
            </w:pPr>
            <w:r w:rsidRPr="007E5581">
              <w:rPr>
                <w:rFonts w:ascii="EYInterstate Light" w:hAnsi="EYInterstate Light" w:cstheme="minorHAnsi"/>
                <w:b/>
                <w:bCs/>
                <w:color w:val="000000"/>
                <w:szCs w:val="20"/>
              </w:rPr>
              <w:t>#bodyText</w:t>
            </w:r>
          </w:p>
          <w:p w14:paraId="26A19702" w14:textId="13DCA442" w:rsidR="00946845" w:rsidRPr="00677AA6" w:rsidRDefault="00946845" w:rsidP="00946845">
            <w:pPr>
              <w:pStyle w:val="Response1"/>
              <w:numPr>
                <w:ilvl w:val="3"/>
                <w:numId w:val="9"/>
              </w:numPr>
              <w:spacing w:before="0"/>
              <w:rPr>
                <w:rFonts w:ascii="EYInterstate Light" w:hAnsi="EYInterstate Light" w:cstheme="minorHAnsi"/>
                <w:color w:val="000000"/>
                <w:szCs w:val="20"/>
              </w:rPr>
            </w:pPr>
            <w:r w:rsidRPr="007E5581">
              <w:rPr>
                <w:rFonts w:ascii="EYInterstate Light" w:hAnsi="EYInterstate Light" w:cstheme="minorHAnsi"/>
                <w:b/>
                <w:bCs/>
                <w:color w:val="000000"/>
                <w:szCs w:val="20"/>
              </w:rPr>
              <w:t>#emailSenders</w:t>
            </w:r>
          </w:p>
        </w:tc>
      </w:tr>
      <w:tr w:rsidR="002F681C" w:rsidRPr="00626604" w14:paraId="071C0606" w14:textId="77777777" w:rsidTr="00295480">
        <w:tc>
          <w:tcPr>
            <w:tcW w:w="1848" w:type="dxa"/>
            <w:tcBorders>
              <w:bottom w:val="single" w:sz="4" w:space="0" w:color="auto"/>
            </w:tcBorders>
            <w:shd w:val="clear" w:color="auto" w:fill="002060"/>
          </w:tcPr>
          <w:p w14:paraId="38FF8719" w14:textId="3CD8504C" w:rsidR="002F681C" w:rsidRDefault="002F681C" w:rsidP="002F681C">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lastRenderedPageBreak/>
              <w:t>Step Sequence</w:t>
            </w:r>
          </w:p>
        </w:tc>
        <w:tc>
          <w:tcPr>
            <w:tcW w:w="7403" w:type="dxa"/>
            <w:gridSpan w:val="3"/>
            <w:tcBorders>
              <w:bottom w:val="single" w:sz="4" w:space="0" w:color="auto"/>
            </w:tcBorders>
            <w:shd w:val="clear" w:color="auto" w:fill="002060"/>
          </w:tcPr>
          <w:p w14:paraId="3DEEA425" w14:textId="2CFE0679" w:rsidR="002F681C" w:rsidRDefault="00357A03" w:rsidP="002F681C">
            <w:pPr>
              <w:pStyle w:val="Response1"/>
              <w:rPr>
                <w:rFonts w:ascii="EYInterstate Light" w:hAnsi="EYInterstate Light" w:cstheme="minorHAnsi"/>
                <w:color w:val="000000"/>
                <w:szCs w:val="20"/>
              </w:rPr>
            </w:pPr>
            <w:r>
              <w:rPr>
                <w:rFonts w:ascii="EYInterstate Light" w:hAnsi="EYInterstate Light" w:cstheme="minorBidi"/>
                <w:color w:val="FFFFFF" w:themeColor="background1"/>
              </w:rPr>
              <w:t>5</w:t>
            </w:r>
            <w:r w:rsidR="002F681C">
              <w:rPr>
                <w:rFonts w:ascii="EYInterstate Light" w:hAnsi="EYInterstate Light" w:cstheme="minorBidi"/>
                <w:color w:val="FFFFFF" w:themeColor="background1"/>
              </w:rPr>
              <w:t>0</w:t>
            </w:r>
          </w:p>
        </w:tc>
      </w:tr>
      <w:tr w:rsidR="002F681C" w:rsidRPr="00626604" w14:paraId="482B0AC1" w14:textId="77777777" w:rsidTr="00295480">
        <w:tc>
          <w:tcPr>
            <w:tcW w:w="1848" w:type="dxa"/>
            <w:tcBorders>
              <w:bottom w:val="single" w:sz="4" w:space="0" w:color="auto"/>
            </w:tcBorders>
            <w:shd w:val="clear" w:color="auto" w:fill="002060"/>
          </w:tcPr>
          <w:p w14:paraId="5B7E9C7A" w14:textId="33F2712F" w:rsidR="002F681C" w:rsidRDefault="002F681C" w:rsidP="002F681C">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Step Type</w:t>
            </w:r>
          </w:p>
        </w:tc>
        <w:tc>
          <w:tcPr>
            <w:tcW w:w="7403" w:type="dxa"/>
            <w:gridSpan w:val="3"/>
            <w:tcBorders>
              <w:bottom w:val="single" w:sz="4" w:space="0" w:color="auto"/>
            </w:tcBorders>
          </w:tcPr>
          <w:p w14:paraId="2345CF36" w14:textId="76ECEE3D" w:rsidR="002F681C" w:rsidRDefault="002F681C" w:rsidP="002F681C">
            <w:pPr>
              <w:pStyle w:val="Response1"/>
              <w:rPr>
                <w:rFonts w:ascii="EYInterstate Light" w:hAnsi="EYInterstate Light" w:cstheme="minorHAnsi"/>
                <w:color w:val="000000"/>
                <w:szCs w:val="20"/>
              </w:rPr>
            </w:pPr>
            <w:r>
              <w:rPr>
                <w:rFonts w:ascii="EYInterstate Light" w:hAnsi="EYInterstate Light" w:cstheme="minorHAnsi"/>
                <w:color w:val="000000"/>
                <w:szCs w:val="20"/>
              </w:rPr>
              <w:t>Groovy Members</w:t>
            </w:r>
          </w:p>
        </w:tc>
      </w:tr>
      <w:tr w:rsidR="002F681C" w:rsidRPr="00626604" w14:paraId="5794FC69" w14:textId="77777777" w:rsidTr="00295480">
        <w:tc>
          <w:tcPr>
            <w:tcW w:w="1848" w:type="dxa"/>
            <w:tcBorders>
              <w:bottom w:val="single" w:sz="4" w:space="0" w:color="auto"/>
            </w:tcBorders>
            <w:shd w:val="clear" w:color="auto" w:fill="002060"/>
          </w:tcPr>
          <w:p w14:paraId="10AFE457" w14:textId="7A7C9603" w:rsidR="002F681C" w:rsidRDefault="002F681C" w:rsidP="002F681C">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Text</w:t>
            </w:r>
          </w:p>
        </w:tc>
        <w:tc>
          <w:tcPr>
            <w:tcW w:w="7403" w:type="dxa"/>
            <w:gridSpan w:val="3"/>
            <w:tcBorders>
              <w:bottom w:val="single" w:sz="4" w:space="0" w:color="auto"/>
            </w:tcBorders>
          </w:tcPr>
          <w:p w14:paraId="46D795A7" w14:textId="57D09979" w:rsidR="002F681C" w:rsidRDefault="009A0C19" w:rsidP="002F681C">
            <w:pPr>
              <w:pStyle w:val="Response1"/>
              <w:rPr>
                <w:rFonts w:ascii="EYInterstate Light" w:hAnsi="EYInterstate Light" w:cstheme="minorHAnsi"/>
                <w:color w:val="000000"/>
                <w:szCs w:val="20"/>
              </w:rPr>
            </w:pPr>
            <w:r w:rsidRPr="009A0C19">
              <w:rPr>
                <w:rFonts w:ascii="EYInterstate Light" w:hAnsi="EYInterstate Light" w:cstheme="minorHAnsi"/>
                <w:color w:val="000000"/>
                <w:szCs w:val="20"/>
              </w:rPr>
              <w:t xml:space="preserve">Get </w:t>
            </w:r>
            <w:r w:rsidR="00815A2A">
              <w:rPr>
                <w:rFonts w:ascii="EYInterstate Light" w:hAnsi="EYInterstate Light" w:cstheme="minorHAnsi"/>
                <w:color w:val="000000"/>
                <w:szCs w:val="20"/>
              </w:rPr>
              <w:t>Field Values</w:t>
            </w:r>
          </w:p>
        </w:tc>
      </w:tr>
      <w:tr w:rsidR="002F681C" w:rsidRPr="00626604" w14:paraId="2C9C0CCB" w14:textId="77777777" w:rsidTr="00295480">
        <w:tc>
          <w:tcPr>
            <w:tcW w:w="1848" w:type="dxa"/>
            <w:tcBorders>
              <w:bottom w:val="single" w:sz="4" w:space="0" w:color="auto"/>
            </w:tcBorders>
            <w:shd w:val="clear" w:color="auto" w:fill="002060"/>
          </w:tcPr>
          <w:p w14:paraId="6B248559" w14:textId="00124B2F" w:rsidR="002F681C" w:rsidRDefault="002F681C" w:rsidP="002F681C">
            <w:pPr>
              <w:pStyle w:val="Response1"/>
              <w:rPr>
                <w:rFonts w:ascii="EYInterstate Light" w:hAnsi="EYInterstate Light" w:cstheme="minorBidi"/>
                <w:color w:val="FFFFFF" w:themeColor="background1"/>
              </w:rPr>
            </w:pPr>
            <w:r>
              <w:rPr>
                <w:rFonts w:ascii="EYInterstate Light" w:hAnsi="EYInterstate Light" w:cstheme="minorBidi"/>
                <w:color w:val="FFFFFF" w:themeColor="background1"/>
              </w:rPr>
              <w:lastRenderedPageBreak/>
              <w:t>Edit Data Text</w:t>
            </w:r>
          </w:p>
        </w:tc>
        <w:tc>
          <w:tcPr>
            <w:tcW w:w="7403" w:type="dxa"/>
            <w:gridSpan w:val="3"/>
            <w:tcBorders>
              <w:bottom w:val="single" w:sz="4" w:space="0" w:color="auto"/>
            </w:tcBorders>
          </w:tcPr>
          <w:p w14:paraId="7B7F210F" w14:textId="0F6E710B" w:rsidR="002F681C" w:rsidRDefault="00285E83" w:rsidP="002F681C">
            <w:pPr>
              <w:pStyle w:val="Response1"/>
              <w:rPr>
                <w:rFonts w:ascii="EYInterstate Light" w:hAnsi="EYInterstate Light" w:cstheme="minorHAnsi"/>
                <w:color w:val="000000"/>
                <w:szCs w:val="20"/>
              </w:rPr>
            </w:pPr>
            <w:r>
              <w:rPr>
                <w:rFonts w:ascii="EYInterstate Light" w:hAnsi="EYInterstate Light" w:cstheme="minorHAnsi"/>
                <w:color w:val="000000"/>
                <w:szCs w:val="20"/>
              </w:rPr>
              <w:t xml:space="preserve">Inside </w:t>
            </w:r>
            <w:proofErr w:type="spellStart"/>
            <w:r w:rsidR="00815A2A">
              <w:rPr>
                <w:rFonts w:ascii="EYInterstate Light" w:hAnsi="EYInterstate Light" w:cstheme="minorHAnsi"/>
                <w:color w:val="000000"/>
                <w:szCs w:val="20"/>
              </w:rPr>
              <w:t>boolean</w:t>
            </w:r>
            <w:proofErr w:type="spellEnd"/>
            <w:r w:rsidR="00E61659">
              <w:rPr>
                <w:rFonts w:ascii="EYInterstate Light" w:hAnsi="EYInterstate Light" w:cstheme="minorHAnsi"/>
                <w:color w:val="000000"/>
                <w:szCs w:val="20"/>
              </w:rPr>
              <w:t xml:space="preserve"> </w:t>
            </w:r>
            <w:r w:rsidR="00815A2A">
              <w:t xml:space="preserve"> </w:t>
            </w:r>
            <w:proofErr w:type="spellStart"/>
            <w:r w:rsidR="00815A2A" w:rsidRPr="00815A2A">
              <w:rPr>
                <w:rFonts w:ascii="EYInterstate Light" w:hAnsi="EYInterstate Light" w:cstheme="minorHAnsi"/>
                <w:color w:val="000000"/>
                <w:szCs w:val="20"/>
              </w:rPr>
              <w:t>getFieldValues</w:t>
            </w:r>
            <w:proofErr w:type="spellEnd"/>
            <w:r>
              <w:rPr>
                <w:rFonts w:ascii="EYInterstate Light" w:hAnsi="EYInterstate Light" w:cstheme="minorHAnsi"/>
                <w:color w:val="000000"/>
                <w:szCs w:val="20"/>
              </w:rPr>
              <w:t>():</w:t>
            </w:r>
          </w:p>
          <w:p w14:paraId="70E0A9A7" w14:textId="6E177C58" w:rsidR="00806A97" w:rsidRDefault="00D6265D" w:rsidP="00580C16">
            <w:pPr>
              <w:pStyle w:val="Response1"/>
              <w:numPr>
                <w:ilvl w:val="0"/>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Get the process date and assign it to local date variable </w:t>
            </w:r>
            <w:r w:rsidRPr="007E5581">
              <w:rPr>
                <w:rFonts w:ascii="EYInterstate Light" w:hAnsi="EYInterstate Light" w:cstheme="minorHAnsi"/>
                <w:b/>
                <w:bCs/>
                <w:color w:val="000000"/>
                <w:szCs w:val="20"/>
              </w:rPr>
              <w:t>#referenceDate</w:t>
            </w:r>
            <w:r>
              <w:rPr>
                <w:rFonts w:ascii="EYInterstate Light" w:hAnsi="EYInterstate Light" w:cstheme="minorHAnsi"/>
                <w:color w:val="000000"/>
                <w:szCs w:val="20"/>
              </w:rPr>
              <w:t>.</w:t>
            </w:r>
          </w:p>
          <w:p w14:paraId="509CB5AF" w14:textId="5B9B54D1" w:rsidR="00DB7078" w:rsidRDefault="007E5581" w:rsidP="00DB7078">
            <w:pPr>
              <w:pStyle w:val="Response1"/>
              <w:numPr>
                <w:ilvl w:val="1"/>
                <w:numId w:val="9"/>
              </w:numPr>
              <w:spacing w:before="0"/>
              <w:rPr>
                <w:rFonts w:ascii="EYInterstate Light" w:hAnsi="EYInterstate Light" w:cstheme="minorHAnsi"/>
                <w:color w:val="000000"/>
                <w:szCs w:val="20"/>
              </w:rPr>
            </w:pPr>
            <w:r w:rsidRPr="007E5581">
              <w:rPr>
                <w:rFonts w:ascii="EYInterstate Light" w:hAnsi="EYInterstate Light" w:cstheme="minorHAnsi"/>
                <w:b/>
                <w:bCs/>
                <w:color w:val="000000"/>
                <w:szCs w:val="20"/>
              </w:rPr>
              <w:t>#</w:t>
            </w:r>
            <w:r w:rsidR="00DB7078" w:rsidRPr="007E5581">
              <w:rPr>
                <w:rFonts w:ascii="EYInterstate Light" w:hAnsi="EYInterstate Light" w:cstheme="minorHAnsi"/>
                <w:b/>
                <w:bCs/>
                <w:color w:val="000000"/>
                <w:szCs w:val="20"/>
              </w:rPr>
              <w:t>referenceDate</w:t>
            </w:r>
            <w:r w:rsidR="00DB7078" w:rsidRPr="00DB7078">
              <w:rPr>
                <w:rFonts w:ascii="EYInterstate Light" w:hAnsi="EYInterstate Light" w:cstheme="minorHAnsi"/>
                <w:color w:val="000000"/>
                <w:szCs w:val="20"/>
              </w:rPr>
              <w:t xml:space="preserve"> = </w:t>
            </w:r>
            <w:proofErr w:type="spellStart"/>
            <w:r w:rsidR="00DB7078" w:rsidRPr="00DB7078">
              <w:rPr>
                <w:rFonts w:ascii="EYInterstate Light" w:hAnsi="EYInterstate Light" w:cstheme="minorHAnsi"/>
                <w:color w:val="000000"/>
                <w:szCs w:val="20"/>
              </w:rPr>
              <w:t>getProcessDateTime</w:t>
            </w:r>
            <w:proofErr w:type="spellEnd"/>
            <w:r w:rsidR="00DB7078" w:rsidRPr="00DB7078">
              <w:rPr>
                <w:rFonts w:ascii="EYInterstate Light" w:hAnsi="EYInterstate Light" w:cstheme="minorHAnsi"/>
                <w:color w:val="000000"/>
                <w:szCs w:val="20"/>
              </w:rPr>
              <w:t>().</w:t>
            </w:r>
            <w:proofErr w:type="spellStart"/>
            <w:r w:rsidR="00DB7078" w:rsidRPr="00DB7078">
              <w:rPr>
                <w:rFonts w:ascii="EYInterstate Light" w:hAnsi="EYInterstate Light" w:cstheme="minorHAnsi"/>
                <w:color w:val="000000"/>
                <w:szCs w:val="20"/>
              </w:rPr>
              <w:t>getDate</w:t>
            </w:r>
            <w:proofErr w:type="spellEnd"/>
            <w:r w:rsidR="00DB7078" w:rsidRPr="00DB7078">
              <w:rPr>
                <w:rFonts w:ascii="EYInterstate Light" w:hAnsi="EYInterstate Light" w:cstheme="minorHAnsi"/>
                <w:color w:val="000000"/>
                <w:szCs w:val="20"/>
              </w:rPr>
              <w:t>()</w:t>
            </w:r>
          </w:p>
          <w:p w14:paraId="31BD9878" w14:textId="77777777" w:rsidR="0084735D" w:rsidRDefault="007F600A" w:rsidP="008C39B1">
            <w:pPr>
              <w:pStyle w:val="Response1"/>
              <w:numPr>
                <w:ilvl w:val="0"/>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Get the </w:t>
            </w:r>
            <w:proofErr w:type="spellStart"/>
            <w:r>
              <w:rPr>
                <w:rFonts w:ascii="EYInterstate Light" w:hAnsi="EYInterstate Light" w:cstheme="minorHAnsi"/>
                <w:color w:val="000000"/>
                <w:szCs w:val="20"/>
              </w:rPr>
              <w:t>accountId</w:t>
            </w:r>
            <w:proofErr w:type="spellEnd"/>
            <w:r>
              <w:rPr>
                <w:rFonts w:ascii="EYInterstate Light" w:hAnsi="EYInterstate Light" w:cstheme="minorHAnsi"/>
                <w:color w:val="000000"/>
                <w:szCs w:val="20"/>
              </w:rPr>
              <w:t xml:space="preserve"> from “parm/input” and assign it to local string variable </w:t>
            </w:r>
            <w:r w:rsidRPr="007E5581">
              <w:rPr>
                <w:rFonts w:ascii="EYInterstate Light" w:hAnsi="EYInterstate Light" w:cstheme="minorHAnsi"/>
                <w:b/>
                <w:bCs/>
                <w:color w:val="000000"/>
                <w:szCs w:val="20"/>
              </w:rPr>
              <w:t>#accountString</w:t>
            </w:r>
            <w:r>
              <w:rPr>
                <w:rFonts w:ascii="EYInterstate Light" w:hAnsi="EYInterstate Light" w:cstheme="minorHAnsi"/>
                <w:color w:val="000000"/>
                <w:szCs w:val="20"/>
              </w:rPr>
              <w:t>.</w:t>
            </w:r>
          </w:p>
          <w:p w14:paraId="38CC449A" w14:textId="7111CF02" w:rsidR="00DB7078" w:rsidRDefault="007E5581" w:rsidP="00DB7078">
            <w:pPr>
              <w:pStyle w:val="Response1"/>
              <w:numPr>
                <w:ilvl w:val="1"/>
                <w:numId w:val="9"/>
              </w:numPr>
              <w:spacing w:before="0"/>
              <w:rPr>
                <w:rFonts w:ascii="EYInterstate Light" w:hAnsi="EYInterstate Light" w:cstheme="minorHAnsi"/>
                <w:color w:val="000000"/>
                <w:szCs w:val="20"/>
              </w:rPr>
            </w:pPr>
            <w:r w:rsidRPr="007E5581">
              <w:rPr>
                <w:rFonts w:ascii="EYInterstate Light" w:hAnsi="EYInterstate Light" w:cstheme="minorHAnsi"/>
                <w:b/>
                <w:bCs/>
                <w:color w:val="000000"/>
                <w:szCs w:val="20"/>
              </w:rPr>
              <w:t>#</w:t>
            </w:r>
            <w:r w:rsidR="00DB7078" w:rsidRPr="007E5581">
              <w:rPr>
                <w:rFonts w:ascii="EYInterstate Light" w:hAnsi="EYInterstate Light" w:cstheme="minorHAnsi"/>
                <w:b/>
                <w:bCs/>
                <w:color w:val="000000"/>
                <w:szCs w:val="20"/>
              </w:rPr>
              <w:t>accountString</w:t>
            </w:r>
            <w:r w:rsidR="00DB7078" w:rsidRPr="00DB7078">
              <w:rPr>
                <w:rFonts w:ascii="EYInterstate Light" w:hAnsi="EYInterstate Light" w:cstheme="minorHAnsi"/>
                <w:color w:val="000000"/>
                <w:szCs w:val="20"/>
              </w:rPr>
              <w:t xml:space="preserve"> = </w:t>
            </w:r>
            <w:proofErr w:type="spellStart"/>
            <w:r w:rsidR="00DB7078" w:rsidRPr="00DB7078">
              <w:rPr>
                <w:rFonts w:ascii="EYInterstate Light" w:hAnsi="EYInterstate Light" w:cstheme="minorHAnsi"/>
                <w:color w:val="000000"/>
                <w:szCs w:val="20"/>
              </w:rPr>
              <w:t>evalString</w:t>
            </w:r>
            <w:proofErr w:type="spellEnd"/>
            <w:r w:rsidR="00DB7078" w:rsidRPr="00DB7078">
              <w:rPr>
                <w:rFonts w:ascii="EYInterstate Light" w:hAnsi="EYInterstate Light" w:cstheme="minorHAnsi"/>
                <w:color w:val="000000"/>
                <w:szCs w:val="20"/>
              </w:rPr>
              <w:t>("parm/input/</w:t>
            </w:r>
            <w:proofErr w:type="spellStart"/>
            <w:r w:rsidR="00DB7078" w:rsidRPr="00DB7078">
              <w:rPr>
                <w:rFonts w:ascii="EYInterstate Light" w:hAnsi="EYInterstate Light" w:cstheme="minorHAnsi"/>
                <w:color w:val="000000"/>
                <w:szCs w:val="20"/>
              </w:rPr>
              <w:t>accountId</w:t>
            </w:r>
            <w:proofErr w:type="spellEnd"/>
            <w:r w:rsidR="00DB7078" w:rsidRPr="00DB7078">
              <w:rPr>
                <w:rFonts w:ascii="EYInterstate Light" w:hAnsi="EYInterstate Light" w:cstheme="minorHAnsi"/>
                <w:color w:val="000000"/>
                <w:szCs w:val="20"/>
              </w:rPr>
              <w:t>"</w:t>
            </w:r>
            <w:proofErr w:type="gramStart"/>
            <w:r w:rsidR="00DB7078" w:rsidRPr="00DB7078">
              <w:rPr>
                <w:rFonts w:ascii="EYInterstate Light" w:hAnsi="EYInterstate Light" w:cstheme="minorHAnsi"/>
                <w:color w:val="000000"/>
                <w:szCs w:val="20"/>
              </w:rPr>
              <w:t>);</w:t>
            </w:r>
            <w:proofErr w:type="gramEnd"/>
          </w:p>
          <w:p w14:paraId="468EDF96" w14:textId="77777777" w:rsidR="00CB53DB" w:rsidRDefault="00CB53DB" w:rsidP="00CB53DB">
            <w:pPr>
              <w:pStyle w:val="Response1"/>
              <w:spacing w:before="0"/>
              <w:ind w:left="1440"/>
              <w:rPr>
                <w:rFonts w:ascii="EYInterstate Light" w:hAnsi="EYInterstate Light" w:cstheme="minorHAnsi"/>
                <w:color w:val="000000"/>
                <w:szCs w:val="20"/>
              </w:rPr>
            </w:pPr>
          </w:p>
          <w:p w14:paraId="6A7BB22E" w14:textId="77777777" w:rsidR="00DB7078" w:rsidRDefault="00DB7078" w:rsidP="00DB7078">
            <w:pPr>
              <w:pStyle w:val="Response1"/>
              <w:numPr>
                <w:ilvl w:val="0"/>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Validate if the feature configuration is present </w:t>
            </w:r>
            <w:r w:rsidR="003B1FFD">
              <w:rPr>
                <w:rFonts w:ascii="EYInterstate Light" w:hAnsi="EYInterstate Light" w:cstheme="minorHAnsi"/>
                <w:color w:val="000000"/>
                <w:szCs w:val="20"/>
              </w:rPr>
              <w:t xml:space="preserve">by calling Business Service </w:t>
            </w:r>
            <w:r w:rsidR="003B1FFD">
              <w:t xml:space="preserve"> </w:t>
            </w:r>
            <w:r w:rsidR="003B1FFD" w:rsidRPr="003B1FFD">
              <w:rPr>
                <w:rFonts w:ascii="EYInterstate Light" w:hAnsi="EYInterstate Light" w:cstheme="minorHAnsi"/>
                <w:color w:val="000000"/>
                <w:szCs w:val="20"/>
              </w:rPr>
              <w:t>F1-RETFCONFG</w:t>
            </w:r>
            <w:r w:rsidR="003B1FFD">
              <w:rPr>
                <w:rFonts w:ascii="EYInterstate Light" w:hAnsi="EYInterstate Light" w:cstheme="minorHAnsi"/>
                <w:color w:val="000000"/>
                <w:szCs w:val="20"/>
              </w:rPr>
              <w:t xml:space="preserve"> and setting the following values:</w:t>
            </w:r>
          </w:p>
          <w:p w14:paraId="6C1C26E4" w14:textId="77777777" w:rsidR="003B1FFD" w:rsidRDefault="003B1FFD" w:rsidP="003B1FFD">
            <w:pPr>
              <w:pStyle w:val="Response1"/>
              <w:numPr>
                <w:ilvl w:val="1"/>
                <w:numId w:val="9"/>
              </w:numPr>
              <w:spacing w:before="0"/>
              <w:rPr>
                <w:rFonts w:ascii="EYInterstate Light" w:hAnsi="EYInterstate Light" w:cstheme="minorHAnsi"/>
                <w:color w:val="000000"/>
                <w:szCs w:val="20"/>
              </w:rPr>
            </w:pPr>
            <w:proofErr w:type="spellStart"/>
            <w:r>
              <w:rPr>
                <w:rFonts w:ascii="EYInterstate Light" w:hAnsi="EYInterstate Light" w:cstheme="minorHAnsi"/>
                <w:color w:val="000000"/>
                <w:szCs w:val="20"/>
              </w:rPr>
              <w:t>featureType</w:t>
            </w:r>
            <w:proofErr w:type="spellEnd"/>
            <w:r>
              <w:rPr>
                <w:rFonts w:ascii="EYInterstate Light" w:hAnsi="EYInterstate Light" w:cstheme="minorHAnsi"/>
                <w:color w:val="000000"/>
                <w:szCs w:val="20"/>
              </w:rPr>
              <w:t xml:space="preserve"> = </w:t>
            </w:r>
            <w:r w:rsidRPr="007E5581">
              <w:rPr>
                <w:rFonts w:ascii="EYInterstate Light" w:hAnsi="EYInterstate Light" w:cstheme="minorHAnsi"/>
                <w:b/>
                <w:bCs/>
                <w:color w:val="000000"/>
                <w:szCs w:val="20"/>
              </w:rPr>
              <w:t>#FEATURE_TYPE</w:t>
            </w:r>
          </w:p>
          <w:p w14:paraId="31E44684" w14:textId="6F47ED6A" w:rsidR="00752480" w:rsidRPr="00B41394" w:rsidRDefault="00752480" w:rsidP="00CF3564">
            <w:pPr>
              <w:pStyle w:val="ListParagraph"/>
              <w:numPr>
                <w:ilvl w:val="0"/>
                <w:numId w:val="9"/>
              </w:numPr>
              <w:spacing w:after="0"/>
              <w:rPr>
                <w:rFonts w:ascii="EYInterstate Light" w:eastAsia="Times New Roman" w:hAnsi="EYInterstate Light" w:cstheme="minorHAnsi"/>
                <w:color w:val="000000"/>
                <w:sz w:val="22"/>
                <w:szCs w:val="20"/>
              </w:rPr>
            </w:pPr>
            <w:r w:rsidRPr="00B41394">
              <w:rPr>
                <w:rFonts w:ascii="EYInterstate Light" w:hAnsi="EYInterstate Light" w:cstheme="minorHAnsi"/>
                <w:color w:val="000000"/>
                <w:szCs w:val="20"/>
              </w:rPr>
              <w:t xml:space="preserve">if the returned </w:t>
            </w:r>
            <w:proofErr w:type="spellStart"/>
            <w:r w:rsidRPr="00B41394">
              <w:rPr>
                <w:rFonts w:ascii="EYInterstate Light" w:hAnsi="EYInterstate Light" w:cstheme="minorHAnsi"/>
                <w:color w:val="000000"/>
                <w:szCs w:val="20"/>
              </w:rPr>
              <w:t>rowCount</w:t>
            </w:r>
            <w:proofErr w:type="spellEnd"/>
            <w:r w:rsidRPr="00B41394">
              <w:rPr>
                <w:rFonts w:ascii="EYInterstate Light" w:hAnsi="EYInterstate Light" w:cstheme="minorHAnsi"/>
                <w:color w:val="000000"/>
                <w:szCs w:val="20"/>
              </w:rPr>
              <w:t xml:space="preserve"> is 0, </w:t>
            </w:r>
            <w:r w:rsidR="00B41394" w:rsidRPr="00B41394">
              <w:rPr>
                <w:rFonts w:ascii="EYInterstate Light" w:hAnsi="EYInterstate Light" w:cstheme="minorHAnsi"/>
                <w:color w:val="000000"/>
                <w:szCs w:val="20"/>
              </w:rPr>
              <w:t xml:space="preserve">raise </w:t>
            </w:r>
            <w:r w:rsidR="00B41394" w:rsidRPr="00CF3564">
              <w:rPr>
                <w:rFonts w:ascii="EYInterstate Light" w:hAnsi="EYInterstate Light" w:cstheme="minorHAnsi"/>
                <w:color w:val="000000"/>
                <w:szCs w:val="20"/>
              </w:rPr>
              <w:t xml:space="preserve">error </w:t>
            </w:r>
            <w:r w:rsidR="00B41394" w:rsidRPr="00CF3564">
              <w:rPr>
                <w:rFonts w:ascii="EYInterstate Light" w:eastAsia="Times New Roman" w:hAnsi="EYInterstate Light" w:cstheme="minorHAnsi"/>
                <w:color w:val="000000"/>
                <w:szCs w:val="20"/>
              </w:rPr>
              <w:t>(</w:t>
            </w:r>
            <w:hyperlink w:anchor="_Messages" w:history="1">
              <w:r w:rsidR="00B41394" w:rsidRPr="00CF3564">
                <w:rPr>
                  <w:rStyle w:val="Hyperlink"/>
                  <w:rFonts w:ascii="EYInterstate Light" w:eastAsia="Times New Roman" w:hAnsi="EYInterstate Light" w:cstheme="minorHAnsi"/>
                  <w:szCs w:val="20"/>
                </w:rPr>
                <w:t>MSG1</w:t>
              </w:r>
            </w:hyperlink>
            <w:r w:rsidR="00B41394" w:rsidRPr="00CF3564">
              <w:rPr>
                <w:rFonts w:ascii="EYInterstate Light" w:eastAsia="Times New Roman" w:hAnsi="EYInterstate Light" w:cstheme="minorHAnsi"/>
                <w:color w:val="000000"/>
                <w:szCs w:val="20"/>
              </w:rPr>
              <w:t>),</w:t>
            </w:r>
            <w:r w:rsidR="00B41394">
              <w:rPr>
                <w:rFonts w:ascii="EYInterstate Light" w:eastAsia="Times New Roman" w:hAnsi="EYInterstate Light" w:cstheme="minorHAnsi"/>
                <w:color w:val="000000"/>
                <w:sz w:val="22"/>
                <w:szCs w:val="20"/>
              </w:rPr>
              <w:t xml:space="preserve"> </w:t>
            </w:r>
            <w:r w:rsidRPr="00B41394">
              <w:rPr>
                <w:rFonts w:ascii="EYInterstate Light" w:hAnsi="EYInterstate Light" w:cstheme="minorHAnsi"/>
                <w:color w:val="000000"/>
                <w:szCs w:val="20"/>
              </w:rPr>
              <w:t xml:space="preserve">call </w:t>
            </w:r>
            <w:proofErr w:type="spellStart"/>
            <w:r w:rsidRPr="00B41394">
              <w:rPr>
                <w:rFonts w:ascii="EYInterstate Light" w:hAnsi="EYInterstate Light" w:cstheme="minorHAnsi"/>
                <w:i/>
                <w:iCs/>
                <w:color w:val="000000"/>
                <w:szCs w:val="20"/>
              </w:rPr>
              <w:t>addError</w:t>
            </w:r>
            <w:proofErr w:type="spellEnd"/>
            <w:r w:rsidRPr="00B41394">
              <w:rPr>
                <w:rFonts w:ascii="EYInterstate Light" w:hAnsi="EYInterstate Light" w:cstheme="minorHAnsi"/>
                <w:i/>
                <w:iCs/>
                <w:color w:val="000000"/>
                <w:szCs w:val="20"/>
              </w:rPr>
              <w:t>()</w:t>
            </w:r>
            <w:r w:rsidRPr="00B41394">
              <w:rPr>
                <w:rFonts w:ascii="EYInterstate Light" w:hAnsi="EYInterstate Light" w:cstheme="minorHAnsi"/>
                <w:color w:val="000000"/>
                <w:szCs w:val="20"/>
              </w:rPr>
              <w:t xml:space="preserve"> </w:t>
            </w:r>
            <w:r w:rsidR="000131EC" w:rsidRPr="00B41394">
              <w:rPr>
                <w:rFonts w:ascii="EYInterstate Light" w:hAnsi="EYInterstate Light" w:cstheme="minorHAnsi"/>
                <w:color w:val="000000"/>
                <w:szCs w:val="20"/>
              </w:rPr>
              <w:t>and pass the following as parameter</w:t>
            </w:r>
            <w:r w:rsidR="00F868D8" w:rsidRPr="00B41394">
              <w:rPr>
                <w:rFonts w:ascii="EYInterstate Light" w:hAnsi="EYInterstate Light" w:cstheme="minorHAnsi"/>
                <w:color w:val="000000"/>
                <w:szCs w:val="20"/>
              </w:rPr>
              <w:t xml:space="preserve"> (in order)</w:t>
            </w:r>
            <w:r w:rsidR="000131EC" w:rsidRPr="00B41394">
              <w:rPr>
                <w:rFonts w:ascii="EYInterstate Light" w:hAnsi="EYInterstate Light" w:cstheme="minorHAnsi"/>
                <w:color w:val="000000"/>
                <w:szCs w:val="20"/>
              </w:rPr>
              <w:t>:</w:t>
            </w:r>
          </w:p>
          <w:p w14:paraId="0BC2E199" w14:textId="77777777" w:rsidR="000131EC" w:rsidRPr="007E5581" w:rsidRDefault="000131EC" w:rsidP="000131EC">
            <w:pPr>
              <w:pStyle w:val="Response1"/>
              <w:numPr>
                <w:ilvl w:val="1"/>
                <w:numId w:val="9"/>
              </w:numPr>
              <w:spacing w:before="0"/>
              <w:rPr>
                <w:rFonts w:ascii="EYInterstate Light" w:hAnsi="EYInterstate Light" w:cstheme="minorHAnsi"/>
                <w:b/>
                <w:bCs/>
                <w:color w:val="000000"/>
                <w:szCs w:val="20"/>
              </w:rPr>
            </w:pPr>
            <w:r w:rsidRPr="007E5581">
              <w:rPr>
                <w:rFonts w:ascii="EYInterstate Light" w:hAnsi="EYInterstate Light" w:cstheme="minorHAnsi"/>
                <w:b/>
                <w:bCs/>
                <w:color w:val="000000"/>
                <w:szCs w:val="20"/>
              </w:rPr>
              <w:t>#MESSAGE_CATEGORY</w:t>
            </w:r>
          </w:p>
          <w:p w14:paraId="5D8AB2A7" w14:textId="31332761" w:rsidR="000131EC" w:rsidRPr="007E5581" w:rsidRDefault="000131EC" w:rsidP="000131EC">
            <w:pPr>
              <w:pStyle w:val="Response1"/>
              <w:numPr>
                <w:ilvl w:val="1"/>
                <w:numId w:val="9"/>
              </w:numPr>
              <w:spacing w:before="0"/>
              <w:rPr>
                <w:rFonts w:ascii="EYInterstate Light" w:hAnsi="EYInterstate Light" w:cstheme="minorHAnsi"/>
                <w:b/>
                <w:bCs/>
                <w:color w:val="000000"/>
                <w:szCs w:val="20"/>
              </w:rPr>
            </w:pPr>
            <w:r w:rsidRPr="007E5581">
              <w:rPr>
                <w:rFonts w:ascii="EYInterstate Light" w:hAnsi="EYInterstate Light" w:cstheme="minorHAnsi"/>
                <w:b/>
                <w:bCs/>
                <w:color w:val="000000"/>
                <w:szCs w:val="20"/>
              </w:rPr>
              <w:t>#NO_FEATURE_CONFIGURATION_FOUND</w:t>
            </w:r>
            <w:r w:rsidR="004250A9">
              <w:rPr>
                <w:rFonts w:ascii="EYInterstate Light" w:hAnsi="EYInterstate Light" w:cstheme="minorHAnsi"/>
                <w:b/>
                <w:bCs/>
                <w:color w:val="000000"/>
                <w:szCs w:val="20"/>
              </w:rPr>
              <w:t xml:space="preserve"> </w:t>
            </w:r>
          </w:p>
          <w:p w14:paraId="6C72241B" w14:textId="77777777" w:rsidR="00F868D8" w:rsidRDefault="00F868D8" w:rsidP="000131EC">
            <w:pPr>
              <w:pStyle w:val="Response1"/>
              <w:numPr>
                <w:ilvl w:val="1"/>
                <w:numId w:val="9"/>
              </w:numPr>
              <w:spacing w:before="0"/>
              <w:rPr>
                <w:rFonts w:ascii="EYInterstate Light" w:hAnsi="EYInterstate Light" w:cstheme="minorHAnsi"/>
                <w:b/>
                <w:bCs/>
                <w:color w:val="000000"/>
                <w:szCs w:val="20"/>
              </w:rPr>
            </w:pPr>
            <w:r w:rsidRPr="007E5581">
              <w:rPr>
                <w:rFonts w:ascii="EYInterstate Light" w:hAnsi="EYInterstate Light" w:cstheme="minorHAnsi"/>
                <w:b/>
                <w:bCs/>
                <w:color w:val="000000"/>
                <w:szCs w:val="20"/>
              </w:rPr>
              <w:t>#FEATURE_TYPE</w:t>
            </w:r>
          </w:p>
          <w:p w14:paraId="64C82EB5" w14:textId="77777777" w:rsidR="00CB53DB" w:rsidRPr="007E5581" w:rsidRDefault="00CB53DB" w:rsidP="00CB53DB">
            <w:pPr>
              <w:pStyle w:val="Response1"/>
              <w:spacing w:before="0"/>
              <w:ind w:left="1440"/>
              <w:rPr>
                <w:rFonts w:ascii="EYInterstate Light" w:hAnsi="EYInterstate Light" w:cstheme="minorHAnsi"/>
                <w:b/>
                <w:bCs/>
                <w:color w:val="000000"/>
                <w:szCs w:val="20"/>
              </w:rPr>
            </w:pPr>
          </w:p>
          <w:p w14:paraId="6F655226" w14:textId="0EBF86DC" w:rsidR="003A2F12" w:rsidRDefault="003A2F12" w:rsidP="003A2F12">
            <w:pPr>
              <w:pStyle w:val="Response1"/>
              <w:numPr>
                <w:ilvl w:val="0"/>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Otherwise, get the </w:t>
            </w:r>
            <w:proofErr w:type="spellStart"/>
            <w:r>
              <w:rPr>
                <w:rFonts w:ascii="EYInterstate Light" w:hAnsi="EYInterstate Light" w:cstheme="minorHAnsi"/>
                <w:color w:val="000000"/>
                <w:szCs w:val="20"/>
              </w:rPr>
              <w:t>featureConfigurationName</w:t>
            </w:r>
            <w:proofErr w:type="spellEnd"/>
            <w:r>
              <w:rPr>
                <w:rFonts w:ascii="EYInterstate Light" w:hAnsi="EYInterstate Light" w:cstheme="minorHAnsi"/>
                <w:color w:val="000000"/>
                <w:szCs w:val="20"/>
              </w:rPr>
              <w:t xml:space="preserve"> and assign it to local string variable </w:t>
            </w:r>
            <w:r w:rsidRPr="004250A9">
              <w:rPr>
                <w:rFonts w:ascii="EYInterstate Light" w:hAnsi="EYInterstate Light" w:cstheme="minorHAnsi"/>
                <w:b/>
                <w:bCs/>
                <w:color w:val="000000"/>
                <w:szCs w:val="20"/>
              </w:rPr>
              <w:t>#featureConfigName</w:t>
            </w:r>
            <w:r>
              <w:rPr>
                <w:rFonts w:ascii="EYInterstate Light" w:hAnsi="EYInterstate Light" w:cstheme="minorHAnsi"/>
                <w:color w:val="000000"/>
                <w:szCs w:val="20"/>
              </w:rPr>
              <w:t>.</w:t>
            </w:r>
          </w:p>
          <w:p w14:paraId="03AD871A" w14:textId="302D096E" w:rsidR="003C41A0" w:rsidRDefault="004250A9" w:rsidP="003C41A0">
            <w:pPr>
              <w:pStyle w:val="Response1"/>
              <w:numPr>
                <w:ilvl w:val="1"/>
                <w:numId w:val="9"/>
              </w:numPr>
              <w:spacing w:before="0"/>
              <w:rPr>
                <w:rFonts w:ascii="EYInterstate Light" w:hAnsi="EYInterstate Light" w:cstheme="minorHAnsi"/>
                <w:color w:val="000000"/>
                <w:szCs w:val="20"/>
              </w:rPr>
            </w:pPr>
            <w:r w:rsidRPr="004250A9">
              <w:rPr>
                <w:rFonts w:ascii="EYInterstate Light" w:hAnsi="EYInterstate Light" w:cstheme="minorHAnsi"/>
                <w:b/>
                <w:bCs/>
                <w:color w:val="000000"/>
                <w:szCs w:val="20"/>
              </w:rPr>
              <w:t>#</w:t>
            </w:r>
            <w:r w:rsidR="003C41A0" w:rsidRPr="004250A9">
              <w:rPr>
                <w:rFonts w:ascii="EYInterstate Light" w:hAnsi="EYInterstate Light" w:cstheme="minorHAnsi"/>
                <w:b/>
                <w:bCs/>
                <w:color w:val="000000"/>
                <w:szCs w:val="20"/>
              </w:rPr>
              <w:t>featureConfigName</w:t>
            </w:r>
            <w:r w:rsidR="003C41A0" w:rsidRPr="003C41A0">
              <w:rPr>
                <w:rFonts w:ascii="EYInterstate Light" w:hAnsi="EYInterstate Light" w:cstheme="minorHAnsi"/>
                <w:color w:val="000000"/>
                <w:szCs w:val="20"/>
              </w:rPr>
              <w:t xml:space="preserve"> = </w:t>
            </w:r>
            <w:proofErr w:type="spellStart"/>
            <w:r w:rsidR="003C41A0" w:rsidRPr="003C41A0">
              <w:rPr>
                <w:rFonts w:ascii="EYInterstate Light" w:hAnsi="EYInterstate Light" w:cstheme="minorHAnsi"/>
                <w:color w:val="000000"/>
                <w:szCs w:val="20"/>
              </w:rPr>
              <w:t>evalString</w:t>
            </w:r>
            <w:proofErr w:type="spellEnd"/>
            <w:r w:rsidR="003C41A0" w:rsidRPr="003C41A0">
              <w:rPr>
                <w:rFonts w:ascii="EYInterstate Light" w:hAnsi="EYInterstate Light" w:cstheme="minorHAnsi"/>
                <w:color w:val="000000"/>
                <w:szCs w:val="20"/>
              </w:rPr>
              <w:t>("F1-RETFCONFG/results[1]/</w:t>
            </w:r>
            <w:proofErr w:type="spellStart"/>
            <w:r w:rsidR="003C41A0" w:rsidRPr="003C41A0">
              <w:rPr>
                <w:rFonts w:ascii="EYInterstate Light" w:hAnsi="EYInterstate Light" w:cstheme="minorHAnsi"/>
                <w:color w:val="000000"/>
                <w:szCs w:val="20"/>
              </w:rPr>
              <w:t>featureConfigurationName</w:t>
            </w:r>
            <w:proofErr w:type="spellEnd"/>
            <w:r w:rsidR="003C41A0" w:rsidRPr="003C41A0">
              <w:rPr>
                <w:rFonts w:ascii="EYInterstate Light" w:hAnsi="EYInterstate Light" w:cstheme="minorHAnsi"/>
                <w:color w:val="000000"/>
                <w:szCs w:val="20"/>
              </w:rPr>
              <w:t>"</w:t>
            </w:r>
            <w:proofErr w:type="gramStart"/>
            <w:r w:rsidR="003C41A0" w:rsidRPr="003C41A0">
              <w:rPr>
                <w:rFonts w:ascii="EYInterstate Light" w:hAnsi="EYInterstate Light" w:cstheme="minorHAnsi"/>
                <w:color w:val="000000"/>
                <w:szCs w:val="20"/>
              </w:rPr>
              <w:t>);</w:t>
            </w:r>
            <w:proofErr w:type="gramEnd"/>
          </w:p>
          <w:p w14:paraId="2983F50F" w14:textId="77777777" w:rsidR="00CB53DB" w:rsidRDefault="00CB53DB" w:rsidP="00CB53DB">
            <w:pPr>
              <w:pStyle w:val="Response1"/>
              <w:spacing w:before="0"/>
              <w:ind w:left="1440"/>
              <w:rPr>
                <w:rFonts w:ascii="EYInterstate Light" w:hAnsi="EYInterstate Light" w:cstheme="minorHAnsi"/>
                <w:color w:val="000000"/>
                <w:szCs w:val="20"/>
              </w:rPr>
            </w:pPr>
          </w:p>
          <w:p w14:paraId="78D4DC7B" w14:textId="234249C3" w:rsidR="001C5692" w:rsidRDefault="001C5692" w:rsidP="001C5692">
            <w:pPr>
              <w:pStyle w:val="Response1"/>
              <w:numPr>
                <w:ilvl w:val="0"/>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Get </w:t>
            </w:r>
            <w:proofErr w:type="spellStart"/>
            <w:r>
              <w:rPr>
                <w:rFonts w:ascii="EYInterstate Light" w:hAnsi="EYInterstate Light" w:cstheme="minorHAnsi"/>
                <w:color w:val="000000"/>
                <w:szCs w:val="20"/>
              </w:rPr>
              <w:t>the</w:t>
            </w:r>
            <w:proofErr w:type="spellEnd"/>
            <w:r>
              <w:rPr>
                <w:rFonts w:ascii="EYInterstate Light" w:hAnsi="EYInterstate Light" w:cstheme="minorHAnsi"/>
                <w:color w:val="000000"/>
                <w:szCs w:val="20"/>
              </w:rPr>
              <w:t xml:space="preserve"> To Do Type from the feature configuration by invoking the business service </w:t>
            </w:r>
            <w:r w:rsidRPr="00970E4C">
              <w:rPr>
                <w:rFonts w:ascii="EYInterstate Light" w:hAnsi="EYInterstate Light" w:cstheme="minorHAnsi"/>
                <w:color w:val="000000"/>
                <w:szCs w:val="20"/>
              </w:rPr>
              <w:t>C1-GetFeatureConfiguration</w:t>
            </w:r>
            <w:r>
              <w:rPr>
                <w:rFonts w:ascii="EYInterstate Light" w:hAnsi="EYInterstate Light" w:cstheme="minorHAnsi"/>
                <w:color w:val="000000"/>
                <w:szCs w:val="20"/>
              </w:rPr>
              <w:t xml:space="preserve"> with the following input:</w:t>
            </w:r>
          </w:p>
          <w:p w14:paraId="191B4CE1" w14:textId="77777777" w:rsidR="001C5692" w:rsidRDefault="001C5692" w:rsidP="001C5692">
            <w:pPr>
              <w:pStyle w:val="Response1"/>
              <w:numPr>
                <w:ilvl w:val="1"/>
                <w:numId w:val="9"/>
              </w:numPr>
              <w:spacing w:before="0"/>
              <w:rPr>
                <w:rFonts w:ascii="EYInterstate Light" w:hAnsi="EYInterstate Light" w:cstheme="minorHAnsi"/>
                <w:color w:val="000000"/>
                <w:szCs w:val="20"/>
              </w:rPr>
            </w:pPr>
            <w:proofErr w:type="spellStart"/>
            <w:r>
              <w:rPr>
                <w:rFonts w:ascii="EYInterstate Light" w:hAnsi="EYInterstate Light" w:cstheme="minorHAnsi"/>
                <w:color w:val="000000"/>
                <w:szCs w:val="20"/>
              </w:rPr>
              <w:t>featureType</w:t>
            </w:r>
            <w:proofErr w:type="spellEnd"/>
            <w:r>
              <w:rPr>
                <w:rFonts w:ascii="EYInterstate Light" w:hAnsi="EYInterstate Light" w:cstheme="minorHAnsi"/>
                <w:color w:val="000000"/>
                <w:szCs w:val="20"/>
              </w:rPr>
              <w:t xml:space="preserve"> = </w:t>
            </w:r>
            <w:r w:rsidRPr="004250A9">
              <w:rPr>
                <w:rFonts w:ascii="EYInterstate Light" w:hAnsi="EYInterstate Light" w:cstheme="minorHAnsi"/>
                <w:b/>
                <w:bCs/>
                <w:color w:val="000000"/>
                <w:szCs w:val="20"/>
              </w:rPr>
              <w:t>#FEATURE_TYPE</w:t>
            </w:r>
          </w:p>
          <w:p w14:paraId="4FE466D6" w14:textId="4FE357DD" w:rsidR="00E139D9" w:rsidRDefault="00E139D9" w:rsidP="001C5692">
            <w:pPr>
              <w:pStyle w:val="Response1"/>
              <w:numPr>
                <w:ilvl w:val="1"/>
                <w:numId w:val="9"/>
              </w:numPr>
              <w:spacing w:before="0"/>
              <w:rPr>
                <w:rFonts w:ascii="EYInterstate Light" w:hAnsi="EYInterstate Light" w:cstheme="minorHAnsi"/>
                <w:color w:val="000000"/>
                <w:szCs w:val="20"/>
              </w:rPr>
            </w:pPr>
            <w:proofErr w:type="spellStart"/>
            <w:r>
              <w:rPr>
                <w:rFonts w:ascii="EYInterstate Light" w:hAnsi="EYInterstate Light" w:cstheme="minorHAnsi"/>
                <w:color w:val="000000"/>
                <w:szCs w:val="20"/>
              </w:rPr>
              <w:t>optionType</w:t>
            </w:r>
            <w:proofErr w:type="spellEnd"/>
            <w:r>
              <w:rPr>
                <w:rFonts w:ascii="EYInterstate Light" w:hAnsi="EYInterstate Light" w:cstheme="minorHAnsi"/>
                <w:color w:val="000000"/>
                <w:szCs w:val="20"/>
              </w:rPr>
              <w:t xml:space="preserve"> = </w:t>
            </w:r>
            <w:r w:rsidRPr="004250A9">
              <w:rPr>
                <w:rFonts w:ascii="EYInterstate Light" w:hAnsi="EYInterstate Light" w:cstheme="minorHAnsi"/>
                <w:b/>
                <w:bCs/>
                <w:color w:val="000000"/>
                <w:szCs w:val="20"/>
              </w:rPr>
              <w:t>#OPTION_TYPE_DRTD</w:t>
            </w:r>
          </w:p>
          <w:p w14:paraId="0AC83EFB" w14:textId="79BC1E29" w:rsidR="00A45655" w:rsidRDefault="00E139D9" w:rsidP="00E139D9">
            <w:pPr>
              <w:pStyle w:val="Response1"/>
              <w:numPr>
                <w:ilvl w:val="0"/>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if </w:t>
            </w:r>
            <w:r w:rsidR="00A45655">
              <w:rPr>
                <w:rFonts w:ascii="EYInterstate Light" w:hAnsi="EYInterstate Light" w:cstheme="minorHAnsi"/>
                <w:color w:val="000000"/>
                <w:szCs w:val="20"/>
              </w:rPr>
              <w:t xml:space="preserve">count of returned options is 0, </w:t>
            </w:r>
            <w:r w:rsidR="00CF3564" w:rsidRPr="00B41394">
              <w:rPr>
                <w:rFonts w:ascii="EYInterstate Light" w:hAnsi="EYInterstate Light" w:cstheme="minorHAnsi"/>
                <w:color w:val="000000"/>
                <w:szCs w:val="20"/>
              </w:rPr>
              <w:t xml:space="preserve"> raise </w:t>
            </w:r>
            <w:r w:rsidR="00CF3564" w:rsidRPr="00CF3564">
              <w:rPr>
                <w:rFonts w:ascii="EYInterstate Light" w:hAnsi="EYInterstate Light" w:cstheme="minorHAnsi"/>
                <w:color w:val="000000"/>
                <w:sz w:val="20"/>
                <w:szCs w:val="20"/>
              </w:rPr>
              <w:t>error (</w:t>
            </w:r>
            <w:hyperlink w:anchor="_Messages" w:history="1">
              <w:r w:rsidR="00CF3564">
                <w:rPr>
                  <w:rStyle w:val="Hyperlink"/>
                  <w:rFonts w:ascii="EYInterstate Light" w:hAnsi="EYInterstate Light" w:cstheme="minorHAnsi"/>
                  <w:sz w:val="20"/>
                  <w:szCs w:val="20"/>
                </w:rPr>
                <w:t>MSG2</w:t>
              </w:r>
            </w:hyperlink>
            <w:r w:rsidR="00CF3564" w:rsidRPr="00CF3564">
              <w:rPr>
                <w:rFonts w:ascii="EYInterstate Light" w:hAnsi="EYInterstate Light" w:cstheme="minorHAnsi"/>
                <w:color w:val="000000"/>
                <w:sz w:val="20"/>
                <w:szCs w:val="20"/>
              </w:rPr>
              <w:t>),</w:t>
            </w:r>
            <w:r w:rsidR="00CF3564">
              <w:rPr>
                <w:rFonts w:ascii="EYInterstate Light" w:hAnsi="EYInterstate Light" w:cstheme="minorHAnsi"/>
                <w:color w:val="000000"/>
                <w:szCs w:val="20"/>
              </w:rPr>
              <w:t xml:space="preserve"> </w:t>
            </w:r>
            <w:r w:rsidR="00A45655">
              <w:rPr>
                <w:rFonts w:ascii="EYInterstate Light" w:hAnsi="EYInterstate Light" w:cstheme="minorHAnsi"/>
                <w:color w:val="000000"/>
                <w:szCs w:val="20"/>
              </w:rPr>
              <w:t xml:space="preserve">call </w:t>
            </w:r>
            <w:proofErr w:type="spellStart"/>
            <w:r w:rsidR="00A45655">
              <w:rPr>
                <w:rFonts w:ascii="EYInterstate Light" w:hAnsi="EYInterstate Light" w:cstheme="minorHAnsi"/>
                <w:i/>
                <w:iCs/>
                <w:color w:val="000000"/>
                <w:szCs w:val="20"/>
              </w:rPr>
              <w:t>addError</w:t>
            </w:r>
            <w:proofErr w:type="spellEnd"/>
            <w:r w:rsidR="00A45655">
              <w:rPr>
                <w:rFonts w:ascii="EYInterstate Light" w:hAnsi="EYInterstate Light" w:cstheme="minorHAnsi"/>
                <w:i/>
                <w:iCs/>
                <w:color w:val="000000"/>
                <w:szCs w:val="20"/>
              </w:rPr>
              <w:t xml:space="preserve">() </w:t>
            </w:r>
            <w:r w:rsidR="00A45655">
              <w:rPr>
                <w:rFonts w:ascii="EYInterstate Light" w:hAnsi="EYInterstate Light" w:cstheme="minorHAnsi"/>
                <w:color w:val="000000"/>
                <w:szCs w:val="20"/>
              </w:rPr>
              <w:t>and pass the following as parameter (in order):</w:t>
            </w:r>
          </w:p>
          <w:p w14:paraId="050312E7" w14:textId="3542B06D" w:rsidR="003A2F12" w:rsidRPr="004250A9" w:rsidRDefault="003A2F12" w:rsidP="00A45655">
            <w:pPr>
              <w:pStyle w:val="Response1"/>
              <w:numPr>
                <w:ilvl w:val="1"/>
                <w:numId w:val="9"/>
              </w:numPr>
              <w:spacing w:before="0"/>
              <w:rPr>
                <w:rFonts w:ascii="EYInterstate Light" w:hAnsi="EYInterstate Light" w:cstheme="minorHAnsi"/>
                <w:b/>
                <w:bCs/>
                <w:color w:val="000000"/>
                <w:szCs w:val="20"/>
              </w:rPr>
            </w:pPr>
            <w:r w:rsidRPr="004250A9">
              <w:rPr>
                <w:rFonts w:ascii="EYInterstate Light" w:hAnsi="EYInterstate Light" w:cstheme="minorHAnsi"/>
                <w:b/>
                <w:bCs/>
                <w:color w:val="000000"/>
                <w:szCs w:val="20"/>
              </w:rPr>
              <w:t>#MESSAGE_CATEGORY</w:t>
            </w:r>
          </w:p>
          <w:p w14:paraId="33AAD43A" w14:textId="5A772295" w:rsidR="003A2F12" w:rsidRPr="004250A9" w:rsidRDefault="003A2F12" w:rsidP="00A45655">
            <w:pPr>
              <w:pStyle w:val="Response1"/>
              <w:numPr>
                <w:ilvl w:val="1"/>
                <w:numId w:val="9"/>
              </w:numPr>
              <w:spacing w:before="0"/>
              <w:rPr>
                <w:rFonts w:ascii="EYInterstate Light" w:hAnsi="EYInterstate Light" w:cstheme="minorHAnsi"/>
                <w:b/>
                <w:bCs/>
                <w:color w:val="000000"/>
                <w:szCs w:val="20"/>
              </w:rPr>
            </w:pPr>
            <w:r w:rsidRPr="004250A9">
              <w:rPr>
                <w:rFonts w:ascii="EYInterstate Light" w:hAnsi="EYInterstate Light" w:cstheme="minorHAnsi"/>
                <w:b/>
                <w:bCs/>
                <w:color w:val="000000"/>
                <w:szCs w:val="20"/>
              </w:rPr>
              <w:t>#FEATURE_CONFIGURATION_OPTION_TYPE_MISSING</w:t>
            </w:r>
          </w:p>
          <w:p w14:paraId="47467026" w14:textId="277697EE" w:rsidR="00E139D9" w:rsidRPr="004250A9" w:rsidRDefault="003A2F12" w:rsidP="00A45655">
            <w:pPr>
              <w:pStyle w:val="Response1"/>
              <w:numPr>
                <w:ilvl w:val="1"/>
                <w:numId w:val="9"/>
              </w:numPr>
              <w:spacing w:before="0"/>
              <w:rPr>
                <w:rFonts w:ascii="EYInterstate Light" w:hAnsi="EYInterstate Light" w:cstheme="minorHAnsi"/>
                <w:b/>
                <w:bCs/>
                <w:color w:val="000000"/>
                <w:szCs w:val="20"/>
              </w:rPr>
            </w:pPr>
            <w:r w:rsidRPr="004250A9">
              <w:rPr>
                <w:rFonts w:ascii="EYInterstate Light" w:hAnsi="EYInterstate Light" w:cstheme="minorHAnsi"/>
                <w:b/>
                <w:bCs/>
                <w:color w:val="000000"/>
                <w:szCs w:val="20"/>
              </w:rPr>
              <w:t>#featureConfigName</w:t>
            </w:r>
            <w:r w:rsidR="00E139D9" w:rsidRPr="004250A9">
              <w:rPr>
                <w:rFonts w:ascii="EYInterstate Light" w:hAnsi="EYInterstate Light" w:cstheme="minorHAnsi"/>
                <w:b/>
                <w:bCs/>
                <w:color w:val="000000"/>
                <w:szCs w:val="20"/>
              </w:rPr>
              <w:t xml:space="preserve"> </w:t>
            </w:r>
          </w:p>
          <w:p w14:paraId="5EE5814D" w14:textId="3343257F" w:rsidR="003C41A0" w:rsidRPr="004250A9" w:rsidRDefault="003C41A0" w:rsidP="00A45655">
            <w:pPr>
              <w:pStyle w:val="Response1"/>
              <w:numPr>
                <w:ilvl w:val="1"/>
                <w:numId w:val="9"/>
              </w:numPr>
              <w:spacing w:before="0"/>
              <w:rPr>
                <w:rFonts w:ascii="EYInterstate Light" w:hAnsi="EYInterstate Light" w:cstheme="minorHAnsi"/>
                <w:b/>
                <w:bCs/>
                <w:color w:val="000000"/>
                <w:szCs w:val="20"/>
              </w:rPr>
            </w:pPr>
            <w:r w:rsidRPr="004250A9">
              <w:rPr>
                <w:rFonts w:ascii="EYInterstate Light" w:hAnsi="EYInterstate Light" w:cstheme="minorHAnsi"/>
                <w:b/>
                <w:bCs/>
                <w:color w:val="000000"/>
                <w:szCs w:val="20"/>
              </w:rPr>
              <w:t>“ “</w:t>
            </w:r>
          </w:p>
          <w:p w14:paraId="1E13940C" w14:textId="59933B92" w:rsidR="003C41A0" w:rsidRPr="004250A9" w:rsidRDefault="003C41A0" w:rsidP="00A45655">
            <w:pPr>
              <w:pStyle w:val="Response1"/>
              <w:numPr>
                <w:ilvl w:val="1"/>
                <w:numId w:val="9"/>
              </w:numPr>
              <w:spacing w:before="0"/>
              <w:rPr>
                <w:rFonts w:ascii="EYInterstate Light" w:hAnsi="EYInterstate Light" w:cstheme="minorHAnsi"/>
                <w:b/>
                <w:bCs/>
                <w:color w:val="000000"/>
                <w:szCs w:val="20"/>
              </w:rPr>
            </w:pPr>
            <w:r w:rsidRPr="004250A9">
              <w:rPr>
                <w:rFonts w:ascii="EYInterstate Light" w:hAnsi="EYInterstate Light" w:cstheme="minorHAnsi"/>
                <w:b/>
                <w:bCs/>
                <w:color w:val="000000"/>
                <w:szCs w:val="20"/>
              </w:rPr>
              <w:t>#OPTION_TYPE_DRTD</w:t>
            </w:r>
          </w:p>
          <w:p w14:paraId="4D45C56A" w14:textId="3C8CF995" w:rsidR="00753A89" w:rsidRDefault="00753A89" w:rsidP="00753A89">
            <w:pPr>
              <w:pStyle w:val="Response1"/>
              <w:numPr>
                <w:ilvl w:val="0"/>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Otherwise, get the </w:t>
            </w:r>
            <w:proofErr w:type="spellStart"/>
            <w:r>
              <w:rPr>
                <w:rFonts w:ascii="EYInterstate Light" w:hAnsi="EYInterstate Light" w:cstheme="minorHAnsi"/>
                <w:color w:val="000000"/>
                <w:szCs w:val="20"/>
              </w:rPr>
              <w:t>optionValue</w:t>
            </w:r>
            <w:proofErr w:type="spellEnd"/>
            <w:r>
              <w:rPr>
                <w:rFonts w:ascii="EYInterstate Light" w:hAnsi="EYInterstate Light" w:cstheme="minorHAnsi"/>
                <w:color w:val="000000"/>
                <w:szCs w:val="20"/>
              </w:rPr>
              <w:t xml:space="preserve"> and assign it to local string variable </w:t>
            </w:r>
            <w:r w:rsidRPr="00CF3564">
              <w:rPr>
                <w:rFonts w:ascii="EYInterstate Light" w:hAnsi="EYInterstate Light" w:cstheme="minorHAnsi"/>
                <w:b/>
                <w:bCs/>
                <w:color w:val="000000"/>
                <w:szCs w:val="20"/>
              </w:rPr>
              <w:t>#</w:t>
            </w:r>
            <w:r w:rsidR="00AD1482" w:rsidRPr="00CF3564">
              <w:rPr>
                <w:rFonts w:ascii="EYInterstate Light" w:hAnsi="EYInterstate Light" w:cstheme="minorHAnsi"/>
                <w:b/>
                <w:bCs/>
                <w:color w:val="000000"/>
                <w:szCs w:val="20"/>
              </w:rPr>
              <w:t>toDoTypeString</w:t>
            </w:r>
            <w:r w:rsidR="00AD1482">
              <w:rPr>
                <w:rFonts w:ascii="EYInterstate Light" w:hAnsi="EYInterstate Light" w:cstheme="minorHAnsi"/>
                <w:color w:val="000000"/>
                <w:szCs w:val="20"/>
              </w:rPr>
              <w:t>.</w:t>
            </w:r>
          </w:p>
          <w:p w14:paraId="159ED098" w14:textId="656C1F5E" w:rsidR="00AD1482" w:rsidRDefault="00CF3564" w:rsidP="00AD1482">
            <w:pPr>
              <w:pStyle w:val="Response1"/>
              <w:numPr>
                <w:ilvl w:val="1"/>
                <w:numId w:val="9"/>
              </w:numPr>
              <w:spacing w:before="0"/>
              <w:rPr>
                <w:rFonts w:ascii="EYInterstate Light" w:hAnsi="EYInterstate Light" w:cstheme="minorHAnsi"/>
                <w:color w:val="000000"/>
                <w:szCs w:val="20"/>
              </w:rPr>
            </w:pPr>
            <w:r w:rsidRPr="00CF3564">
              <w:rPr>
                <w:rFonts w:ascii="EYInterstate Light" w:hAnsi="EYInterstate Light" w:cstheme="minorHAnsi"/>
                <w:b/>
                <w:bCs/>
                <w:color w:val="000000"/>
                <w:szCs w:val="20"/>
              </w:rPr>
              <w:t>#</w:t>
            </w:r>
            <w:r w:rsidR="00AD1482" w:rsidRPr="00CF3564">
              <w:rPr>
                <w:rFonts w:ascii="EYInterstate Light" w:hAnsi="EYInterstate Light" w:cstheme="minorHAnsi"/>
                <w:b/>
                <w:bCs/>
                <w:color w:val="000000"/>
                <w:szCs w:val="20"/>
              </w:rPr>
              <w:t>toDoTypeString</w:t>
            </w:r>
            <w:r w:rsidR="00AD1482" w:rsidRPr="00AD1482">
              <w:rPr>
                <w:rFonts w:ascii="EYInterstate Light" w:hAnsi="EYInterstate Light" w:cstheme="minorHAnsi"/>
                <w:color w:val="000000"/>
                <w:szCs w:val="20"/>
              </w:rPr>
              <w:t xml:space="preserve"> = </w:t>
            </w:r>
            <w:proofErr w:type="spellStart"/>
            <w:r w:rsidR="00AD1482" w:rsidRPr="00AD1482">
              <w:rPr>
                <w:rFonts w:ascii="EYInterstate Light" w:hAnsi="EYInterstate Light" w:cstheme="minorHAnsi"/>
                <w:color w:val="000000"/>
                <w:szCs w:val="20"/>
              </w:rPr>
              <w:t>evalString</w:t>
            </w:r>
            <w:proofErr w:type="spellEnd"/>
            <w:r w:rsidR="00AD1482" w:rsidRPr="00AD1482">
              <w:rPr>
                <w:rFonts w:ascii="EYInterstate Light" w:hAnsi="EYInterstate Light" w:cstheme="minorHAnsi"/>
                <w:color w:val="000000"/>
                <w:szCs w:val="20"/>
              </w:rPr>
              <w:t>("C1-GetFeatureConfiguration/options[1]/</w:t>
            </w:r>
            <w:proofErr w:type="spellStart"/>
            <w:r w:rsidR="00AD1482" w:rsidRPr="00AD1482">
              <w:rPr>
                <w:rFonts w:ascii="EYInterstate Light" w:hAnsi="EYInterstate Light" w:cstheme="minorHAnsi"/>
                <w:color w:val="000000"/>
                <w:szCs w:val="20"/>
              </w:rPr>
              <w:t>optionValue</w:t>
            </w:r>
            <w:proofErr w:type="spellEnd"/>
            <w:r w:rsidR="00AD1482" w:rsidRPr="00AD1482">
              <w:rPr>
                <w:rFonts w:ascii="EYInterstate Light" w:hAnsi="EYInterstate Light" w:cstheme="minorHAnsi"/>
                <w:color w:val="000000"/>
                <w:szCs w:val="20"/>
              </w:rPr>
              <w:t>"</w:t>
            </w:r>
            <w:proofErr w:type="gramStart"/>
            <w:r w:rsidR="00AD1482" w:rsidRPr="00AD1482">
              <w:rPr>
                <w:rFonts w:ascii="EYInterstate Light" w:hAnsi="EYInterstate Light" w:cstheme="minorHAnsi"/>
                <w:color w:val="000000"/>
                <w:szCs w:val="20"/>
              </w:rPr>
              <w:t>);</w:t>
            </w:r>
            <w:proofErr w:type="gramEnd"/>
          </w:p>
          <w:p w14:paraId="35CC4308" w14:textId="77777777" w:rsidR="00687C1F" w:rsidRDefault="00687C1F" w:rsidP="00687C1F">
            <w:pPr>
              <w:pStyle w:val="Response1"/>
              <w:spacing w:before="0"/>
              <w:ind w:left="1440"/>
              <w:rPr>
                <w:rFonts w:ascii="EYInterstate Light" w:hAnsi="EYInterstate Light" w:cstheme="minorHAnsi"/>
                <w:color w:val="000000"/>
                <w:szCs w:val="20"/>
              </w:rPr>
            </w:pPr>
          </w:p>
          <w:p w14:paraId="5CDC2AC8" w14:textId="72EFBE36" w:rsidR="00BD79D4" w:rsidRDefault="00AD1482" w:rsidP="00BD79D4">
            <w:pPr>
              <w:pStyle w:val="Response1"/>
              <w:numPr>
                <w:ilvl w:val="0"/>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Validate that </w:t>
            </w:r>
            <w:r w:rsidRPr="00CF3564">
              <w:rPr>
                <w:rFonts w:ascii="EYInterstate Light" w:hAnsi="EYInterstate Light" w:cstheme="minorHAnsi"/>
                <w:b/>
                <w:bCs/>
                <w:color w:val="000000"/>
                <w:szCs w:val="20"/>
              </w:rPr>
              <w:t xml:space="preserve">#toDoTypeString </w:t>
            </w:r>
            <w:r>
              <w:rPr>
                <w:rFonts w:ascii="EYInterstate Light" w:hAnsi="EYInterstate Light" w:cstheme="minorHAnsi"/>
                <w:color w:val="000000"/>
                <w:szCs w:val="20"/>
              </w:rPr>
              <w:t>is a valid To Do Type.</w:t>
            </w:r>
          </w:p>
          <w:p w14:paraId="2200A4CC" w14:textId="14E9410B" w:rsidR="006043C0" w:rsidRDefault="006043C0" w:rsidP="006043C0">
            <w:pPr>
              <w:pStyle w:val="Response1"/>
              <w:numPr>
                <w:ilvl w:val="1"/>
                <w:numId w:val="9"/>
              </w:numPr>
              <w:spacing w:before="0"/>
              <w:rPr>
                <w:rFonts w:ascii="EYInterstate Light" w:hAnsi="EYInterstate Light" w:cstheme="minorHAnsi"/>
                <w:color w:val="000000"/>
                <w:szCs w:val="20"/>
              </w:rPr>
            </w:pPr>
            <w:proofErr w:type="spellStart"/>
            <w:r w:rsidRPr="006043C0">
              <w:rPr>
                <w:rFonts w:ascii="EYInterstate Light" w:hAnsi="EYInterstate Light" w:cstheme="minorHAnsi"/>
                <w:color w:val="000000"/>
                <w:szCs w:val="20"/>
              </w:rPr>
              <w:t>toDoType</w:t>
            </w:r>
            <w:proofErr w:type="spellEnd"/>
            <w:r w:rsidRPr="006043C0">
              <w:rPr>
                <w:rFonts w:ascii="EYInterstate Light" w:hAnsi="EYInterstate Light" w:cstheme="minorHAnsi"/>
                <w:color w:val="000000"/>
                <w:szCs w:val="20"/>
              </w:rPr>
              <w:t xml:space="preserve"> = new </w:t>
            </w:r>
            <w:proofErr w:type="spellStart"/>
            <w:r w:rsidRPr="006043C0">
              <w:rPr>
                <w:rFonts w:ascii="EYInterstate Light" w:hAnsi="EYInterstate Light" w:cstheme="minorHAnsi"/>
                <w:color w:val="000000"/>
                <w:szCs w:val="20"/>
              </w:rPr>
              <w:t>ToDoType_Id</w:t>
            </w:r>
            <w:proofErr w:type="spellEnd"/>
            <w:r w:rsidRPr="006043C0">
              <w:rPr>
                <w:rFonts w:ascii="EYInterstate Light" w:hAnsi="EYInterstate Light" w:cstheme="minorHAnsi"/>
                <w:color w:val="000000"/>
                <w:szCs w:val="20"/>
              </w:rPr>
              <w:t>(</w:t>
            </w:r>
            <w:proofErr w:type="spellStart"/>
            <w:r w:rsidRPr="006043C0">
              <w:rPr>
                <w:rFonts w:ascii="EYInterstate Light" w:hAnsi="EYInterstate Light" w:cstheme="minorHAnsi"/>
                <w:color w:val="000000"/>
                <w:szCs w:val="20"/>
              </w:rPr>
              <w:t>toDoTypeString</w:t>
            </w:r>
            <w:proofErr w:type="spellEnd"/>
            <w:r w:rsidRPr="006043C0">
              <w:rPr>
                <w:rFonts w:ascii="EYInterstate Light" w:hAnsi="EYInterstate Light" w:cstheme="minorHAnsi"/>
                <w:color w:val="000000"/>
                <w:szCs w:val="20"/>
              </w:rPr>
              <w:t>).</w:t>
            </w:r>
            <w:proofErr w:type="spellStart"/>
            <w:r w:rsidRPr="006043C0">
              <w:rPr>
                <w:rFonts w:ascii="EYInterstate Light" w:hAnsi="EYInterstate Light" w:cstheme="minorHAnsi"/>
                <w:color w:val="000000"/>
                <w:szCs w:val="20"/>
              </w:rPr>
              <w:t>getEntity</w:t>
            </w:r>
            <w:proofErr w:type="spellEnd"/>
            <w:r w:rsidRPr="006043C0">
              <w:rPr>
                <w:rFonts w:ascii="EYInterstate Light" w:hAnsi="EYInterstate Light" w:cstheme="minorHAnsi"/>
                <w:color w:val="000000"/>
                <w:szCs w:val="20"/>
              </w:rPr>
              <w:t>(</w:t>
            </w:r>
            <w:proofErr w:type="gramStart"/>
            <w:r w:rsidRPr="006043C0">
              <w:rPr>
                <w:rFonts w:ascii="EYInterstate Light" w:hAnsi="EYInterstate Light" w:cstheme="minorHAnsi"/>
                <w:color w:val="000000"/>
                <w:szCs w:val="20"/>
              </w:rPr>
              <w:t>);</w:t>
            </w:r>
            <w:proofErr w:type="gramEnd"/>
          </w:p>
          <w:p w14:paraId="5C3F41C8" w14:textId="133092A5" w:rsidR="00AD1482" w:rsidRDefault="006043C0" w:rsidP="00BD79D4">
            <w:pPr>
              <w:pStyle w:val="Response1"/>
              <w:numPr>
                <w:ilvl w:val="0"/>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if </w:t>
            </w:r>
            <w:r w:rsidRPr="00CF3564">
              <w:rPr>
                <w:rFonts w:ascii="EYInterstate Light" w:hAnsi="EYInterstate Light" w:cstheme="minorHAnsi"/>
                <w:b/>
                <w:bCs/>
                <w:color w:val="000000"/>
                <w:szCs w:val="20"/>
              </w:rPr>
              <w:t>#toDoType</w:t>
            </w:r>
            <w:r>
              <w:rPr>
                <w:rFonts w:ascii="EYInterstate Light" w:hAnsi="EYInterstate Light" w:cstheme="minorHAnsi"/>
                <w:color w:val="000000"/>
                <w:szCs w:val="20"/>
              </w:rPr>
              <w:t xml:space="preserve"> is null, </w:t>
            </w:r>
            <w:r w:rsidR="00B93F3D" w:rsidRPr="00B41394">
              <w:rPr>
                <w:rFonts w:ascii="EYInterstate Light" w:hAnsi="EYInterstate Light" w:cstheme="minorHAnsi"/>
                <w:color w:val="000000"/>
                <w:szCs w:val="20"/>
              </w:rPr>
              <w:t xml:space="preserve">  raise </w:t>
            </w:r>
            <w:r w:rsidR="00B93F3D" w:rsidRPr="00CF3564">
              <w:rPr>
                <w:rFonts w:ascii="EYInterstate Light" w:hAnsi="EYInterstate Light" w:cstheme="minorHAnsi"/>
                <w:color w:val="000000"/>
                <w:sz w:val="20"/>
                <w:szCs w:val="20"/>
              </w:rPr>
              <w:t>error (</w:t>
            </w:r>
            <w:hyperlink w:anchor="_Messages" w:history="1">
              <w:r w:rsidR="00B93F3D">
                <w:rPr>
                  <w:rStyle w:val="Hyperlink"/>
                  <w:rFonts w:ascii="EYInterstate Light" w:hAnsi="EYInterstate Light" w:cstheme="minorHAnsi"/>
                  <w:sz w:val="20"/>
                  <w:szCs w:val="20"/>
                </w:rPr>
                <w:t>MSG3</w:t>
              </w:r>
            </w:hyperlink>
            <w:r w:rsidR="00B93F3D" w:rsidRPr="00CF3564">
              <w:rPr>
                <w:rFonts w:ascii="EYInterstate Light" w:hAnsi="EYInterstate Light" w:cstheme="minorHAnsi"/>
                <w:color w:val="000000"/>
                <w:sz w:val="20"/>
                <w:szCs w:val="20"/>
              </w:rPr>
              <w:t>),</w:t>
            </w:r>
            <w:r w:rsidR="00B93F3D">
              <w:rPr>
                <w:rFonts w:ascii="EYInterstate Light" w:hAnsi="EYInterstate Light" w:cstheme="minorHAnsi"/>
                <w:color w:val="000000"/>
                <w:szCs w:val="20"/>
              </w:rPr>
              <w:t xml:space="preserve"> </w:t>
            </w:r>
            <w:r>
              <w:rPr>
                <w:rFonts w:ascii="EYInterstate Light" w:hAnsi="EYInterstate Light" w:cstheme="minorHAnsi"/>
                <w:color w:val="000000"/>
                <w:szCs w:val="20"/>
              </w:rPr>
              <w:t xml:space="preserve">call </w:t>
            </w:r>
            <w:proofErr w:type="spellStart"/>
            <w:r>
              <w:rPr>
                <w:rFonts w:ascii="EYInterstate Light" w:hAnsi="EYInterstate Light" w:cstheme="minorHAnsi"/>
                <w:i/>
                <w:iCs/>
                <w:color w:val="000000"/>
                <w:szCs w:val="20"/>
              </w:rPr>
              <w:t>addError</w:t>
            </w:r>
            <w:proofErr w:type="spellEnd"/>
            <w:r>
              <w:rPr>
                <w:rFonts w:ascii="EYInterstate Light" w:hAnsi="EYInterstate Light" w:cstheme="minorHAnsi"/>
                <w:i/>
                <w:iCs/>
                <w:color w:val="000000"/>
                <w:szCs w:val="20"/>
              </w:rPr>
              <w:t>()</w:t>
            </w:r>
            <w:r>
              <w:rPr>
                <w:rFonts w:ascii="EYInterstate Light" w:hAnsi="EYInterstate Light" w:cstheme="minorHAnsi"/>
                <w:color w:val="000000"/>
                <w:szCs w:val="20"/>
              </w:rPr>
              <w:t xml:space="preserve"> and pass the following as parameter (in order):</w:t>
            </w:r>
          </w:p>
          <w:p w14:paraId="69858447" w14:textId="2D560126" w:rsidR="006043C0" w:rsidRPr="00B93F3D" w:rsidRDefault="00381FAE" w:rsidP="006043C0">
            <w:pPr>
              <w:pStyle w:val="Response1"/>
              <w:numPr>
                <w:ilvl w:val="1"/>
                <w:numId w:val="9"/>
              </w:numPr>
              <w:spacing w:before="0"/>
              <w:rPr>
                <w:rFonts w:ascii="EYInterstate Light" w:hAnsi="EYInterstate Light" w:cstheme="minorHAnsi"/>
                <w:b/>
                <w:bCs/>
                <w:color w:val="000000"/>
                <w:szCs w:val="20"/>
              </w:rPr>
            </w:pPr>
            <w:r w:rsidRPr="00B93F3D">
              <w:rPr>
                <w:rFonts w:ascii="EYInterstate Light" w:hAnsi="EYInterstate Light" w:cstheme="minorHAnsi"/>
                <w:b/>
                <w:bCs/>
                <w:color w:val="000000"/>
                <w:szCs w:val="20"/>
              </w:rPr>
              <w:t>#MESSAGE_CATEGORY</w:t>
            </w:r>
          </w:p>
          <w:p w14:paraId="1F3D20B0" w14:textId="5776ECB0" w:rsidR="00381FAE" w:rsidRPr="00B93F3D" w:rsidRDefault="00381FAE" w:rsidP="006043C0">
            <w:pPr>
              <w:pStyle w:val="Response1"/>
              <w:numPr>
                <w:ilvl w:val="1"/>
                <w:numId w:val="9"/>
              </w:numPr>
              <w:spacing w:before="0"/>
              <w:rPr>
                <w:rFonts w:ascii="EYInterstate Light" w:hAnsi="EYInterstate Light" w:cstheme="minorHAnsi"/>
                <w:b/>
                <w:bCs/>
                <w:color w:val="000000"/>
                <w:szCs w:val="20"/>
              </w:rPr>
            </w:pPr>
            <w:r w:rsidRPr="00B93F3D">
              <w:rPr>
                <w:rFonts w:ascii="EYInterstate Light" w:hAnsi="EYInterstate Light" w:cstheme="minorHAnsi"/>
                <w:b/>
                <w:bCs/>
                <w:color w:val="000000"/>
                <w:szCs w:val="20"/>
              </w:rPr>
              <w:t>#FEATURE_CONFIGURATION_OPTION_TYPE_INVALID</w:t>
            </w:r>
          </w:p>
          <w:p w14:paraId="5D1B9769" w14:textId="77777777" w:rsidR="00381FAE" w:rsidRPr="00B93F3D" w:rsidRDefault="00381FAE" w:rsidP="006043C0">
            <w:pPr>
              <w:pStyle w:val="Response1"/>
              <w:numPr>
                <w:ilvl w:val="1"/>
                <w:numId w:val="9"/>
              </w:numPr>
              <w:spacing w:before="0"/>
              <w:rPr>
                <w:rFonts w:ascii="EYInterstate Light" w:hAnsi="EYInterstate Light" w:cstheme="minorHAnsi"/>
                <w:b/>
                <w:bCs/>
                <w:color w:val="000000"/>
                <w:szCs w:val="20"/>
              </w:rPr>
            </w:pPr>
            <w:r w:rsidRPr="00B93F3D">
              <w:rPr>
                <w:rFonts w:ascii="EYInterstate Light" w:hAnsi="EYInterstate Light" w:cstheme="minorHAnsi"/>
                <w:b/>
                <w:bCs/>
                <w:color w:val="000000"/>
                <w:szCs w:val="20"/>
              </w:rPr>
              <w:lastRenderedPageBreak/>
              <w:t>“”</w:t>
            </w:r>
          </w:p>
          <w:p w14:paraId="3109E48E" w14:textId="77777777" w:rsidR="00381FAE" w:rsidRDefault="00381FAE" w:rsidP="006043C0">
            <w:pPr>
              <w:pStyle w:val="Response1"/>
              <w:numPr>
                <w:ilvl w:val="1"/>
                <w:numId w:val="9"/>
              </w:numPr>
              <w:spacing w:before="0"/>
              <w:rPr>
                <w:rFonts w:ascii="EYInterstate Light" w:hAnsi="EYInterstate Light" w:cstheme="minorHAnsi"/>
                <w:b/>
                <w:bCs/>
                <w:color w:val="000000"/>
                <w:szCs w:val="20"/>
              </w:rPr>
            </w:pPr>
            <w:r w:rsidRPr="00B93F3D">
              <w:rPr>
                <w:rFonts w:ascii="EYInterstate Light" w:hAnsi="EYInterstate Light" w:cstheme="minorHAnsi"/>
                <w:b/>
                <w:bCs/>
                <w:color w:val="000000"/>
                <w:szCs w:val="20"/>
              </w:rPr>
              <w:t>"To Do Type"</w:t>
            </w:r>
          </w:p>
          <w:p w14:paraId="0B201C5E" w14:textId="77777777" w:rsidR="00687C1F" w:rsidRPr="00B93F3D" w:rsidRDefault="00687C1F" w:rsidP="00687C1F">
            <w:pPr>
              <w:pStyle w:val="Response1"/>
              <w:spacing w:before="0"/>
              <w:ind w:left="1440"/>
              <w:rPr>
                <w:rFonts w:ascii="EYInterstate Light" w:hAnsi="EYInterstate Light" w:cstheme="minorHAnsi"/>
                <w:b/>
                <w:bCs/>
                <w:color w:val="000000"/>
                <w:szCs w:val="20"/>
              </w:rPr>
            </w:pPr>
          </w:p>
          <w:p w14:paraId="4E9881F4" w14:textId="77777777" w:rsidR="00AC676E" w:rsidRDefault="00AC676E" w:rsidP="00AC676E">
            <w:pPr>
              <w:pStyle w:val="Response1"/>
              <w:numPr>
                <w:ilvl w:val="0"/>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Validate that </w:t>
            </w:r>
            <w:r w:rsidRPr="00B93F3D">
              <w:rPr>
                <w:rFonts w:ascii="EYInterstate Light" w:hAnsi="EYInterstate Light" w:cstheme="minorHAnsi"/>
                <w:b/>
                <w:bCs/>
                <w:color w:val="000000"/>
                <w:szCs w:val="20"/>
              </w:rPr>
              <w:t>#accountIdString</w:t>
            </w:r>
            <w:r>
              <w:rPr>
                <w:rFonts w:ascii="EYInterstate Light" w:hAnsi="EYInterstate Light" w:cstheme="minorHAnsi"/>
                <w:color w:val="000000"/>
                <w:szCs w:val="20"/>
              </w:rPr>
              <w:t xml:space="preserve"> is a valid Account.</w:t>
            </w:r>
          </w:p>
          <w:p w14:paraId="53802263" w14:textId="77777777" w:rsidR="00AC676E" w:rsidRDefault="00AC676E" w:rsidP="00AC676E">
            <w:pPr>
              <w:pStyle w:val="Response1"/>
              <w:numPr>
                <w:ilvl w:val="1"/>
                <w:numId w:val="9"/>
              </w:numPr>
              <w:spacing w:before="0"/>
              <w:rPr>
                <w:rFonts w:ascii="EYInterstate Light" w:hAnsi="EYInterstate Light" w:cstheme="minorHAnsi"/>
                <w:color w:val="000000"/>
                <w:szCs w:val="20"/>
              </w:rPr>
            </w:pPr>
            <w:r w:rsidRPr="00AC676E">
              <w:rPr>
                <w:rFonts w:ascii="EYInterstate Light" w:hAnsi="EYInterstate Light" w:cstheme="minorHAnsi"/>
                <w:color w:val="000000"/>
                <w:szCs w:val="20"/>
              </w:rPr>
              <w:t xml:space="preserve">account = new </w:t>
            </w:r>
            <w:proofErr w:type="spellStart"/>
            <w:r w:rsidRPr="00AC676E">
              <w:rPr>
                <w:rFonts w:ascii="EYInterstate Light" w:hAnsi="EYInterstate Light" w:cstheme="minorHAnsi"/>
                <w:color w:val="000000"/>
                <w:szCs w:val="20"/>
              </w:rPr>
              <w:t>Account_Id</w:t>
            </w:r>
            <w:proofErr w:type="spellEnd"/>
            <w:r w:rsidRPr="00AC676E">
              <w:rPr>
                <w:rFonts w:ascii="EYInterstate Light" w:hAnsi="EYInterstate Light" w:cstheme="minorHAnsi"/>
                <w:color w:val="000000"/>
                <w:szCs w:val="20"/>
              </w:rPr>
              <w:t>(</w:t>
            </w:r>
            <w:proofErr w:type="spellStart"/>
            <w:r w:rsidRPr="00AC676E">
              <w:rPr>
                <w:rFonts w:ascii="EYInterstate Light" w:hAnsi="EYInterstate Light" w:cstheme="minorHAnsi"/>
                <w:color w:val="000000"/>
                <w:szCs w:val="20"/>
              </w:rPr>
              <w:t>accountString</w:t>
            </w:r>
            <w:proofErr w:type="spellEnd"/>
            <w:r w:rsidRPr="00AC676E">
              <w:rPr>
                <w:rFonts w:ascii="EYInterstate Light" w:hAnsi="EYInterstate Light" w:cstheme="minorHAnsi"/>
                <w:color w:val="000000"/>
                <w:szCs w:val="20"/>
              </w:rPr>
              <w:t>).</w:t>
            </w:r>
            <w:proofErr w:type="spellStart"/>
            <w:r w:rsidRPr="00AC676E">
              <w:rPr>
                <w:rFonts w:ascii="EYInterstate Light" w:hAnsi="EYInterstate Light" w:cstheme="minorHAnsi"/>
                <w:color w:val="000000"/>
                <w:szCs w:val="20"/>
              </w:rPr>
              <w:t>getEntity</w:t>
            </w:r>
            <w:proofErr w:type="spellEnd"/>
            <w:r w:rsidRPr="00AC676E">
              <w:rPr>
                <w:rFonts w:ascii="EYInterstate Light" w:hAnsi="EYInterstate Light" w:cstheme="minorHAnsi"/>
                <w:color w:val="000000"/>
                <w:szCs w:val="20"/>
              </w:rPr>
              <w:t>(</w:t>
            </w:r>
            <w:proofErr w:type="gramStart"/>
            <w:r w:rsidRPr="00AC676E">
              <w:rPr>
                <w:rFonts w:ascii="EYInterstate Light" w:hAnsi="EYInterstate Light" w:cstheme="minorHAnsi"/>
                <w:color w:val="000000"/>
                <w:szCs w:val="20"/>
              </w:rPr>
              <w:t>);</w:t>
            </w:r>
            <w:proofErr w:type="gramEnd"/>
          </w:p>
          <w:p w14:paraId="22B6F6FF" w14:textId="625C5A4B" w:rsidR="00AC676E" w:rsidRDefault="00AC676E" w:rsidP="00AC676E">
            <w:pPr>
              <w:pStyle w:val="Response1"/>
              <w:numPr>
                <w:ilvl w:val="0"/>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if </w:t>
            </w:r>
            <w:r w:rsidRPr="00B93F3D">
              <w:rPr>
                <w:rFonts w:ascii="EYInterstate Light" w:hAnsi="EYInterstate Light" w:cstheme="minorHAnsi"/>
                <w:b/>
                <w:bCs/>
                <w:color w:val="000000"/>
                <w:szCs w:val="20"/>
              </w:rPr>
              <w:t>#account</w:t>
            </w:r>
            <w:r>
              <w:rPr>
                <w:rFonts w:ascii="EYInterstate Light" w:hAnsi="EYInterstate Light" w:cstheme="minorHAnsi"/>
                <w:color w:val="000000"/>
                <w:szCs w:val="20"/>
              </w:rPr>
              <w:t xml:space="preserve"> is null, </w:t>
            </w:r>
            <w:r w:rsidR="00B93F3D" w:rsidRPr="00B41394">
              <w:rPr>
                <w:rFonts w:ascii="EYInterstate Light" w:hAnsi="EYInterstate Light" w:cstheme="minorHAnsi"/>
                <w:color w:val="000000"/>
                <w:szCs w:val="20"/>
              </w:rPr>
              <w:t xml:space="preserve"> raise </w:t>
            </w:r>
            <w:r w:rsidR="00B93F3D" w:rsidRPr="00CF3564">
              <w:rPr>
                <w:rFonts w:ascii="EYInterstate Light" w:hAnsi="EYInterstate Light" w:cstheme="minorHAnsi"/>
                <w:color w:val="000000"/>
                <w:sz w:val="20"/>
                <w:szCs w:val="20"/>
              </w:rPr>
              <w:t>error (</w:t>
            </w:r>
            <w:hyperlink w:anchor="_Messages" w:history="1">
              <w:r w:rsidR="00B93F3D">
                <w:rPr>
                  <w:rStyle w:val="Hyperlink"/>
                  <w:rFonts w:ascii="EYInterstate Light" w:hAnsi="EYInterstate Light" w:cstheme="minorHAnsi"/>
                  <w:sz w:val="20"/>
                  <w:szCs w:val="20"/>
                </w:rPr>
                <w:t>MSG4</w:t>
              </w:r>
            </w:hyperlink>
            <w:r w:rsidR="00B93F3D" w:rsidRPr="00CF3564">
              <w:rPr>
                <w:rFonts w:ascii="EYInterstate Light" w:hAnsi="EYInterstate Light" w:cstheme="minorHAnsi"/>
                <w:color w:val="000000"/>
                <w:sz w:val="20"/>
                <w:szCs w:val="20"/>
              </w:rPr>
              <w:t>),</w:t>
            </w:r>
            <w:r w:rsidR="00B93F3D">
              <w:rPr>
                <w:rFonts w:ascii="EYInterstate Light" w:hAnsi="EYInterstate Light" w:cstheme="minorHAnsi"/>
                <w:color w:val="000000"/>
                <w:szCs w:val="20"/>
              </w:rPr>
              <w:t xml:space="preserve"> </w:t>
            </w:r>
            <w:r>
              <w:rPr>
                <w:rFonts w:ascii="EYInterstate Light" w:hAnsi="EYInterstate Light" w:cstheme="minorHAnsi"/>
                <w:color w:val="000000"/>
                <w:szCs w:val="20"/>
              </w:rPr>
              <w:t xml:space="preserve">call </w:t>
            </w:r>
            <w:proofErr w:type="spellStart"/>
            <w:r>
              <w:rPr>
                <w:rFonts w:ascii="EYInterstate Light" w:hAnsi="EYInterstate Light" w:cstheme="minorHAnsi"/>
                <w:i/>
                <w:iCs/>
                <w:color w:val="000000"/>
                <w:szCs w:val="20"/>
              </w:rPr>
              <w:t>addError</w:t>
            </w:r>
            <w:proofErr w:type="spellEnd"/>
            <w:r>
              <w:rPr>
                <w:rFonts w:ascii="EYInterstate Light" w:hAnsi="EYInterstate Light" w:cstheme="minorHAnsi"/>
                <w:i/>
                <w:iCs/>
                <w:color w:val="000000"/>
                <w:szCs w:val="20"/>
              </w:rPr>
              <w:t>()</w:t>
            </w:r>
            <w:r>
              <w:rPr>
                <w:rFonts w:ascii="EYInterstate Light" w:hAnsi="EYInterstate Light" w:cstheme="minorHAnsi"/>
                <w:color w:val="000000"/>
                <w:szCs w:val="20"/>
              </w:rPr>
              <w:t xml:space="preserve"> and pass the following as parameter (in order):</w:t>
            </w:r>
          </w:p>
          <w:p w14:paraId="77AD36E3" w14:textId="184B0FE1" w:rsidR="00AC676E" w:rsidRPr="00B93F3D" w:rsidRDefault="001854EF" w:rsidP="001854EF">
            <w:pPr>
              <w:pStyle w:val="Response1"/>
              <w:numPr>
                <w:ilvl w:val="1"/>
                <w:numId w:val="9"/>
              </w:numPr>
              <w:spacing w:before="0"/>
              <w:rPr>
                <w:rFonts w:ascii="EYInterstate Light" w:hAnsi="EYInterstate Light" w:cstheme="minorHAnsi"/>
                <w:b/>
                <w:bCs/>
                <w:color w:val="000000"/>
                <w:szCs w:val="20"/>
              </w:rPr>
            </w:pPr>
            <w:r w:rsidRPr="00B93F3D">
              <w:rPr>
                <w:rFonts w:ascii="EYInterstate Light" w:hAnsi="EYInterstate Light" w:cstheme="minorHAnsi"/>
                <w:b/>
                <w:bCs/>
                <w:color w:val="000000"/>
                <w:szCs w:val="20"/>
              </w:rPr>
              <w:t>#MESSAGE_CATEGORY</w:t>
            </w:r>
          </w:p>
          <w:p w14:paraId="11256C4F" w14:textId="12ACD66D" w:rsidR="001854EF" w:rsidRPr="00B93F3D" w:rsidRDefault="001854EF" w:rsidP="001854EF">
            <w:pPr>
              <w:pStyle w:val="Response1"/>
              <w:numPr>
                <w:ilvl w:val="1"/>
                <w:numId w:val="9"/>
              </w:numPr>
              <w:spacing w:before="0"/>
              <w:rPr>
                <w:rFonts w:ascii="EYInterstate Light" w:hAnsi="EYInterstate Light" w:cstheme="minorHAnsi"/>
                <w:b/>
                <w:bCs/>
                <w:color w:val="000000"/>
                <w:szCs w:val="20"/>
              </w:rPr>
            </w:pPr>
            <w:r w:rsidRPr="00B93F3D">
              <w:rPr>
                <w:rFonts w:ascii="EYInterstate Light" w:hAnsi="EYInterstate Light" w:cstheme="minorHAnsi"/>
                <w:b/>
                <w:bCs/>
                <w:color w:val="000000"/>
                <w:szCs w:val="20"/>
              </w:rPr>
              <w:t>#ACCOUNT_ID_INVALID</w:t>
            </w:r>
          </w:p>
          <w:p w14:paraId="4A793E21" w14:textId="0BAAC31B" w:rsidR="001854EF" w:rsidRPr="00B93F3D" w:rsidRDefault="001854EF" w:rsidP="001854EF">
            <w:pPr>
              <w:pStyle w:val="Response1"/>
              <w:numPr>
                <w:ilvl w:val="1"/>
                <w:numId w:val="9"/>
              </w:numPr>
              <w:spacing w:before="0"/>
              <w:rPr>
                <w:rFonts w:ascii="EYInterstate Light" w:hAnsi="EYInterstate Light" w:cstheme="minorHAnsi"/>
                <w:b/>
                <w:bCs/>
                <w:color w:val="000000"/>
                <w:szCs w:val="20"/>
              </w:rPr>
            </w:pPr>
            <w:r w:rsidRPr="00B93F3D">
              <w:rPr>
                <w:rFonts w:ascii="EYInterstate Light" w:hAnsi="EYInterstate Light" w:cstheme="minorHAnsi"/>
                <w:b/>
                <w:bCs/>
                <w:color w:val="000000"/>
                <w:szCs w:val="20"/>
              </w:rPr>
              <w:t>#accountString</w:t>
            </w:r>
          </w:p>
          <w:p w14:paraId="0CA2920B" w14:textId="77777777" w:rsidR="001854EF" w:rsidRDefault="001854EF" w:rsidP="001854EF">
            <w:pPr>
              <w:pStyle w:val="Response1"/>
              <w:numPr>
                <w:ilvl w:val="1"/>
                <w:numId w:val="9"/>
              </w:numPr>
              <w:spacing w:before="0"/>
              <w:rPr>
                <w:rFonts w:ascii="EYInterstate Light" w:hAnsi="EYInterstate Light" w:cstheme="minorHAnsi"/>
                <w:color w:val="000000"/>
                <w:szCs w:val="20"/>
              </w:rPr>
            </w:pPr>
            <w:proofErr w:type="spellStart"/>
            <w:r w:rsidRPr="001854EF">
              <w:rPr>
                <w:rFonts w:ascii="EYInterstate Light" w:hAnsi="EYInterstate Light" w:cstheme="minorHAnsi"/>
                <w:color w:val="000000"/>
                <w:szCs w:val="20"/>
              </w:rPr>
              <w:t>MessageSeverityLookup.constants.SEVERE</w:t>
            </w:r>
            <w:proofErr w:type="spellEnd"/>
          </w:p>
          <w:p w14:paraId="41C3165E" w14:textId="77777777" w:rsidR="00687C1F" w:rsidRDefault="00687C1F" w:rsidP="00687C1F">
            <w:pPr>
              <w:pStyle w:val="Response1"/>
              <w:spacing w:before="0"/>
              <w:ind w:left="1440"/>
              <w:rPr>
                <w:rFonts w:ascii="EYInterstate Light" w:hAnsi="EYInterstate Light" w:cstheme="minorHAnsi"/>
                <w:color w:val="000000"/>
                <w:szCs w:val="20"/>
              </w:rPr>
            </w:pPr>
          </w:p>
          <w:p w14:paraId="5C9C47F1" w14:textId="77777777" w:rsidR="006C3965" w:rsidRDefault="006C3965" w:rsidP="006C3965">
            <w:pPr>
              <w:pStyle w:val="Response1"/>
              <w:numPr>
                <w:ilvl w:val="0"/>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Get the main person of </w:t>
            </w:r>
            <w:r w:rsidRPr="00B93F3D">
              <w:rPr>
                <w:rFonts w:ascii="EYInterstate Light" w:hAnsi="EYInterstate Light" w:cstheme="minorHAnsi"/>
                <w:b/>
                <w:bCs/>
                <w:color w:val="000000"/>
                <w:szCs w:val="20"/>
              </w:rPr>
              <w:t>#account</w:t>
            </w:r>
            <w:r w:rsidR="009F2789">
              <w:rPr>
                <w:rFonts w:ascii="EYInterstate Light" w:hAnsi="EYInterstate Light" w:cstheme="minorHAnsi"/>
                <w:color w:val="000000"/>
                <w:szCs w:val="20"/>
              </w:rPr>
              <w:t xml:space="preserve"> and assign it to local person variable </w:t>
            </w:r>
            <w:r w:rsidR="009F2789" w:rsidRPr="00B93F3D">
              <w:rPr>
                <w:rFonts w:ascii="EYInterstate Light" w:hAnsi="EYInterstate Light" w:cstheme="minorHAnsi"/>
                <w:b/>
                <w:bCs/>
                <w:color w:val="000000"/>
                <w:szCs w:val="20"/>
              </w:rPr>
              <w:t>#mainPerson</w:t>
            </w:r>
            <w:r w:rsidR="009F2789">
              <w:rPr>
                <w:rFonts w:ascii="EYInterstate Light" w:hAnsi="EYInterstate Light" w:cstheme="minorHAnsi"/>
                <w:color w:val="000000"/>
                <w:szCs w:val="20"/>
              </w:rPr>
              <w:t>.</w:t>
            </w:r>
          </w:p>
          <w:p w14:paraId="7D6CDA51" w14:textId="77777777" w:rsidR="009F2789" w:rsidRDefault="009F2789" w:rsidP="009F2789">
            <w:pPr>
              <w:pStyle w:val="Response1"/>
              <w:numPr>
                <w:ilvl w:val="1"/>
                <w:numId w:val="9"/>
              </w:numPr>
              <w:spacing w:before="0"/>
              <w:rPr>
                <w:rFonts w:ascii="EYInterstate Light" w:hAnsi="EYInterstate Light" w:cstheme="minorHAnsi"/>
                <w:color w:val="000000"/>
                <w:szCs w:val="20"/>
              </w:rPr>
            </w:pPr>
            <w:proofErr w:type="spellStart"/>
            <w:r w:rsidRPr="009F2789">
              <w:rPr>
                <w:rFonts w:ascii="EYInterstate Light" w:hAnsi="EYInterstate Light" w:cstheme="minorHAnsi"/>
                <w:color w:val="000000"/>
                <w:szCs w:val="20"/>
              </w:rPr>
              <w:t>mainPerson</w:t>
            </w:r>
            <w:proofErr w:type="spellEnd"/>
            <w:r w:rsidRPr="009F2789">
              <w:rPr>
                <w:rFonts w:ascii="EYInterstate Light" w:hAnsi="EYInterstate Light" w:cstheme="minorHAnsi"/>
                <w:color w:val="000000"/>
                <w:szCs w:val="20"/>
              </w:rPr>
              <w:t xml:space="preserve"> = </w:t>
            </w:r>
            <w:proofErr w:type="spellStart"/>
            <w:r w:rsidRPr="009F2789">
              <w:rPr>
                <w:rFonts w:ascii="EYInterstate Light" w:hAnsi="EYInterstate Light" w:cstheme="minorHAnsi"/>
                <w:color w:val="000000"/>
                <w:szCs w:val="20"/>
              </w:rPr>
              <w:t>account.getMainPerson</w:t>
            </w:r>
            <w:proofErr w:type="spellEnd"/>
            <w:r w:rsidRPr="009F2789">
              <w:rPr>
                <w:rFonts w:ascii="EYInterstate Light" w:hAnsi="EYInterstate Light" w:cstheme="minorHAnsi"/>
                <w:color w:val="000000"/>
                <w:szCs w:val="20"/>
              </w:rPr>
              <w:t>().</w:t>
            </w:r>
            <w:proofErr w:type="spellStart"/>
            <w:r w:rsidRPr="009F2789">
              <w:rPr>
                <w:rFonts w:ascii="EYInterstate Light" w:hAnsi="EYInterstate Light" w:cstheme="minorHAnsi"/>
                <w:color w:val="000000"/>
                <w:szCs w:val="20"/>
              </w:rPr>
              <w:t>getId</w:t>
            </w:r>
            <w:proofErr w:type="spellEnd"/>
            <w:r w:rsidRPr="009F2789">
              <w:rPr>
                <w:rFonts w:ascii="EYInterstate Light" w:hAnsi="EYInterstate Light" w:cstheme="minorHAnsi"/>
                <w:color w:val="000000"/>
                <w:szCs w:val="20"/>
              </w:rPr>
              <w:t>().</w:t>
            </w:r>
            <w:proofErr w:type="spellStart"/>
            <w:r w:rsidRPr="009F2789">
              <w:rPr>
                <w:rFonts w:ascii="EYInterstate Light" w:hAnsi="EYInterstate Light" w:cstheme="minorHAnsi"/>
                <w:color w:val="000000"/>
                <w:szCs w:val="20"/>
              </w:rPr>
              <w:t>getEntity</w:t>
            </w:r>
            <w:proofErr w:type="spellEnd"/>
            <w:r w:rsidRPr="009F2789">
              <w:rPr>
                <w:rFonts w:ascii="EYInterstate Light" w:hAnsi="EYInterstate Light" w:cstheme="minorHAnsi"/>
                <w:color w:val="000000"/>
                <w:szCs w:val="20"/>
              </w:rPr>
              <w:t>(</w:t>
            </w:r>
            <w:proofErr w:type="gramStart"/>
            <w:r w:rsidRPr="009F2789">
              <w:rPr>
                <w:rFonts w:ascii="EYInterstate Light" w:hAnsi="EYInterstate Light" w:cstheme="minorHAnsi"/>
                <w:color w:val="000000"/>
                <w:szCs w:val="20"/>
              </w:rPr>
              <w:t>);</w:t>
            </w:r>
            <w:proofErr w:type="gramEnd"/>
          </w:p>
          <w:p w14:paraId="1662DACF" w14:textId="77777777" w:rsidR="009F2789" w:rsidRDefault="009F2789" w:rsidP="009F2789">
            <w:pPr>
              <w:pStyle w:val="Response1"/>
              <w:numPr>
                <w:ilvl w:val="0"/>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Get the </w:t>
            </w:r>
            <w:r w:rsidR="00167D26">
              <w:rPr>
                <w:rFonts w:ascii="EYInterstate Light" w:hAnsi="EYInterstate Light" w:cstheme="minorHAnsi"/>
                <w:color w:val="000000"/>
                <w:szCs w:val="20"/>
              </w:rPr>
              <w:t xml:space="preserve">string ID value of </w:t>
            </w:r>
            <w:r w:rsidR="00167D26" w:rsidRPr="00B93F3D">
              <w:rPr>
                <w:rFonts w:ascii="EYInterstate Light" w:hAnsi="EYInterstate Light" w:cstheme="minorHAnsi"/>
                <w:b/>
                <w:bCs/>
                <w:color w:val="000000"/>
                <w:szCs w:val="20"/>
              </w:rPr>
              <w:t>#mainPerson</w:t>
            </w:r>
            <w:r w:rsidR="00167D26">
              <w:rPr>
                <w:rFonts w:ascii="EYInterstate Light" w:hAnsi="EYInterstate Light" w:cstheme="minorHAnsi"/>
                <w:color w:val="000000"/>
                <w:szCs w:val="20"/>
              </w:rPr>
              <w:t xml:space="preserve"> and assign it to global variable </w:t>
            </w:r>
            <w:r w:rsidR="00167D26" w:rsidRPr="00B93F3D">
              <w:rPr>
                <w:rFonts w:ascii="EYInterstate Light" w:hAnsi="EYInterstate Light" w:cstheme="minorHAnsi"/>
                <w:b/>
                <w:bCs/>
                <w:color w:val="000000"/>
                <w:szCs w:val="20"/>
              </w:rPr>
              <w:t>#personIdString</w:t>
            </w:r>
            <w:r w:rsidR="00167D26">
              <w:rPr>
                <w:rFonts w:ascii="EYInterstate Light" w:hAnsi="EYInterstate Light" w:cstheme="minorHAnsi"/>
                <w:color w:val="000000"/>
                <w:szCs w:val="20"/>
              </w:rPr>
              <w:t>.</w:t>
            </w:r>
          </w:p>
          <w:p w14:paraId="1969BE72" w14:textId="5E12DA01" w:rsidR="00F92454" w:rsidRDefault="00F92454" w:rsidP="00F92454">
            <w:pPr>
              <w:pStyle w:val="Response1"/>
              <w:numPr>
                <w:ilvl w:val="1"/>
                <w:numId w:val="9"/>
              </w:numPr>
              <w:spacing w:before="0"/>
              <w:rPr>
                <w:rFonts w:ascii="EYInterstate Light" w:hAnsi="EYInterstate Light" w:cstheme="minorHAnsi"/>
                <w:color w:val="000000"/>
                <w:szCs w:val="20"/>
              </w:rPr>
            </w:pPr>
            <w:proofErr w:type="spellStart"/>
            <w:r w:rsidRPr="00F92454">
              <w:rPr>
                <w:rFonts w:ascii="EYInterstate Light" w:hAnsi="EYInterstate Light" w:cstheme="minorHAnsi"/>
                <w:color w:val="000000"/>
                <w:szCs w:val="20"/>
              </w:rPr>
              <w:t>personIdString</w:t>
            </w:r>
            <w:proofErr w:type="spellEnd"/>
            <w:r w:rsidRPr="00F92454">
              <w:rPr>
                <w:rFonts w:ascii="EYInterstate Light" w:hAnsi="EYInterstate Light" w:cstheme="minorHAnsi"/>
                <w:color w:val="000000"/>
                <w:szCs w:val="20"/>
              </w:rPr>
              <w:t xml:space="preserve"> = </w:t>
            </w:r>
            <w:proofErr w:type="spellStart"/>
            <w:r w:rsidRPr="00F92454">
              <w:rPr>
                <w:rFonts w:ascii="EYInterstate Light" w:hAnsi="EYInterstate Light" w:cstheme="minorHAnsi"/>
                <w:color w:val="000000"/>
                <w:szCs w:val="20"/>
              </w:rPr>
              <w:t>mainPerson.getId</w:t>
            </w:r>
            <w:proofErr w:type="spellEnd"/>
            <w:r w:rsidRPr="00F92454">
              <w:rPr>
                <w:rFonts w:ascii="EYInterstate Light" w:hAnsi="EYInterstate Light" w:cstheme="minorHAnsi"/>
                <w:color w:val="000000"/>
                <w:szCs w:val="20"/>
              </w:rPr>
              <w:t>().</w:t>
            </w:r>
            <w:proofErr w:type="spellStart"/>
            <w:r w:rsidRPr="00F92454">
              <w:rPr>
                <w:rFonts w:ascii="EYInterstate Light" w:hAnsi="EYInterstate Light" w:cstheme="minorHAnsi"/>
                <w:color w:val="000000"/>
                <w:szCs w:val="20"/>
              </w:rPr>
              <w:t>getTrimmedValue</w:t>
            </w:r>
            <w:proofErr w:type="spellEnd"/>
            <w:r w:rsidRPr="00F92454">
              <w:rPr>
                <w:rFonts w:ascii="EYInterstate Light" w:hAnsi="EYInterstate Light" w:cstheme="minorHAnsi"/>
                <w:color w:val="000000"/>
                <w:szCs w:val="20"/>
              </w:rPr>
              <w:t>(</w:t>
            </w:r>
            <w:proofErr w:type="gramStart"/>
            <w:r w:rsidRPr="00F92454">
              <w:rPr>
                <w:rFonts w:ascii="EYInterstate Light" w:hAnsi="EYInterstate Light" w:cstheme="minorHAnsi"/>
                <w:color w:val="000000"/>
                <w:szCs w:val="20"/>
              </w:rPr>
              <w:t>);</w:t>
            </w:r>
            <w:proofErr w:type="gramEnd"/>
          </w:p>
          <w:p w14:paraId="08B7D375" w14:textId="77777777" w:rsidR="00167D26" w:rsidRDefault="00675512" w:rsidP="009F2789">
            <w:pPr>
              <w:pStyle w:val="Response1"/>
              <w:numPr>
                <w:ilvl w:val="0"/>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Get the primary name of </w:t>
            </w:r>
            <w:r w:rsidRPr="00B93F3D">
              <w:rPr>
                <w:rFonts w:ascii="EYInterstate Light" w:hAnsi="EYInterstate Light" w:cstheme="minorHAnsi"/>
                <w:b/>
                <w:bCs/>
                <w:color w:val="000000"/>
                <w:szCs w:val="20"/>
              </w:rPr>
              <w:t>#mainPerson</w:t>
            </w:r>
            <w:r>
              <w:rPr>
                <w:rFonts w:ascii="EYInterstate Light" w:hAnsi="EYInterstate Light" w:cstheme="minorHAnsi"/>
                <w:color w:val="000000"/>
                <w:szCs w:val="20"/>
              </w:rPr>
              <w:t xml:space="preserve"> and assign it to global variable </w:t>
            </w:r>
            <w:r w:rsidRPr="00B93F3D">
              <w:rPr>
                <w:rFonts w:ascii="EYInterstate Light" w:hAnsi="EYInterstate Light" w:cstheme="minorHAnsi"/>
                <w:b/>
                <w:bCs/>
                <w:color w:val="000000"/>
                <w:szCs w:val="20"/>
              </w:rPr>
              <w:t>#entityName</w:t>
            </w:r>
            <w:r>
              <w:rPr>
                <w:rFonts w:ascii="EYInterstate Light" w:hAnsi="EYInterstate Light" w:cstheme="minorHAnsi"/>
                <w:color w:val="000000"/>
                <w:szCs w:val="20"/>
              </w:rPr>
              <w:t>.</w:t>
            </w:r>
          </w:p>
          <w:p w14:paraId="0454ABC0" w14:textId="1899EDC8" w:rsidR="00F92454" w:rsidRDefault="00F92454" w:rsidP="00F92454">
            <w:pPr>
              <w:pStyle w:val="Response1"/>
              <w:numPr>
                <w:ilvl w:val="1"/>
                <w:numId w:val="9"/>
              </w:numPr>
              <w:spacing w:before="0"/>
              <w:rPr>
                <w:rFonts w:ascii="EYInterstate Light" w:hAnsi="EYInterstate Light" w:cstheme="minorHAnsi"/>
                <w:color w:val="000000"/>
                <w:szCs w:val="20"/>
              </w:rPr>
            </w:pPr>
            <w:proofErr w:type="spellStart"/>
            <w:r w:rsidRPr="00F92454">
              <w:rPr>
                <w:rFonts w:ascii="EYInterstate Light" w:hAnsi="EYInterstate Light" w:cstheme="minorHAnsi"/>
                <w:color w:val="000000"/>
                <w:szCs w:val="20"/>
              </w:rPr>
              <w:t>entityName</w:t>
            </w:r>
            <w:proofErr w:type="spellEnd"/>
            <w:r w:rsidRPr="00F92454">
              <w:rPr>
                <w:rFonts w:ascii="EYInterstate Light" w:hAnsi="EYInterstate Light" w:cstheme="minorHAnsi"/>
                <w:color w:val="000000"/>
                <w:szCs w:val="20"/>
              </w:rPr>
              <w:t xml:space="preserve"> = </w:t>
            </w:r>
            <w:proofErr w:type="spellStart"/>
            <w:r w:rsidRPr="00F92454">
              <w:rPr>
                <w:rFonts w:ascii="EYInterstate Light" w:hAnsi="EYInterstate Light" w:cstheme="minorHAnsi"/>
                <w:color w:val="000000"/>
                <w:szCs w:val="20"/>
              </w:rPr>
              <w:t>mainPerson.getPersonPrimaryName</w:t>
            </w:r>
            <w:proofErr w:type="spellEnd"/>
            <w:r w:rsidRPr="00F92454">
              <w:rPr>
                <w:rFonts w:ascii="EYInterstate Light" w:hAnsi="EYInterstate Light" w:cstheme="minorHAnsi"/>
                <w:color w:val="000000"/>
                <w:szCs w:val="20"/>
              </w:rPr>
              <w:t>(</w:t>
            </w:r>
            <w:proofErr w:type="gramStart"/>
            <w:r w:rsidRPr="00F92454">
              <w:rPr>
                <w:rFonts w:ascii="EYInterstate Light" w:hAnsi="EYInterstate Light" w:cstheme="minorHAnsi"/>
                <w:color w:val="000000"/>
                <w:szCs w:val="20"/>
              </w:rPr>
              <w:t>);</w:t>
            </w:r>
            <w:proofErr w:type="gramEnd"/>
          </w:p>
          <w:p w14:paraId="0683D8B9" w14:textId="77777777" w:rsidR="00687C1F" w:rsidRDefault="00687C1F" w:rsidP="00687C1F">
            <w:pPr>
              <w:pStyle w:val="Response1"/>
              <w:spacing w:before="0"/>
              <w:ind w:left="1440"/>
              <w:rPr>
                <w:rFonts w:ascii="EYInterstate Light" w:hAnsi="EYInterstate Light" w:cstheme="minorHAnsi"/>
                <w:color w:val="000000"/>
                <w:szCs w:val="20"/>
              </w:rPr>
            </w:pPr>
          </w:p>
          <w:p w14:paraId="380C7020" w14:textId="786F026C" w:rsidR="00492792" w:rsidRDefault="00492792" w:rsidP="00492792">
            <w:pPr>
              <w:pStyle w:val="Response1"/>
              <w:numPr>
                <w:ilvl w:val="0"/>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Get the current amount balance using </w:t>
            </w:r>
            <w:proofErr w:type="spellStart"/>
            <w:r w:rsidRPr="000238F6">
              <w:rPr>
                <w:rFonts w:ascii="EYInterstate Light" w:hAnsi="EYInterstate Light" w:cstheme="minorHAnsi"/>
                <w:color w:val="000000"/>
                <w:szCs w:val="20"/>
              </w:rPr>
              <w:t>getFinancialBalances</w:t>
            </w:r>
            <w:proofErr w:type="spellEnd"/>
            <w:r>
              <w:rPr>
                <w:rFonts w:ascii="EYInterstate Light" w:hAnsi="EYInterstate Light" w:cstheme="minorHAnsi"/>
                <w:color w:val="000000"/>
                <w:szCs w:val="20"/>
              </w:rPr>
              <w:t xml:space="preserve">()  of </w:t>
            </w:r>
            <w:r w:rsidRPr="00B93F3D">
              <w:rPr>
                <w:rFonts w:ascii="EYInterstate Light" w:hAnsi="EYInterstate Light" w:cstheme="minorHAnsi"/>
                <w:b/>
                <w:bCs/>
                <w:color w:val="000000"/>
                <w:szCs w:val="20"/>
              </w:rPr>
              <w:t>#account</w:t>
            </w:r>
            <w:r w:rsidR="00AE4D53">
              <w:rPr>
                <w:rFonts w:ascii="EYInterstate Light" w:hAnsi="EYInterstate Light" w:cstheme="minorHAnsi"/>
                <w:color w:val="000000"/>
                <w:szCs w:val="20"/>
              </w:rPr>
              <w:t xml:space="preserve"> and assign it to global variable </w:t>
            </w:r>
            <w:r w:rsidR="00AE4D53" w:rsidRPr="00B93F3D">
              <w:rPr>
                <w:rFonts w:ascii="EYInterstate Light" w:hAnsi="EYInterstate Light" w:cstheme="minorHAnsi"/>
                <w:b/>
                <w:bCs/>
                <w:color w:val="000000"/>
                <w:szCs w:val="20"/>
              </w:rPr>
              <w:t>#currentAmount</w:t>
            </w:r>
            <w:r>
              <w:rPr>
                <w:rFonts w:ascii="EYInterstate Light" w:hAnsi="EYInterstate Light" w:cstheme="minorHAnsi"/>
                <w:color w:val="000000"/>
                <w:szCs w:val="20"/>
              </w:rPr>
              <w:t>.</w:t>
            </w:r>
          </w:p>
          <w:p w14:paraId="50363C23" w14:textId="77777777" w:rsidR="00492792" w:rsidRDefault="00492792" w:rsidP="00492792">
            <w:pPr>
              <w:pStyle w:val="Response1"/>
              <w:numPr>
                <w:ilvl w:val="1"/>
                <w:numId w:val="9"/>
              </w:numPr>
              <w:spacing w:before="0"/>
              <w:rPr>
                <w:rFonts w:ascii="EYInterstate Light" w:hAnsi="EYInterstate Light" w:cstheme="minorHAnsi"/>
                <w:color w:val="000000"/>
                <w:szCs w:val="20"/>
              </w:rPr>
            </w:pPr>
            <w:proofErr w:type="spellStart"/>
            <w:r w:rsidRPr="00492792">
              <w:rPr>
                <w:rFonts w:ascii="EYInterstate Light" w:hAnsi="EYInterstate Light" w:cstheme="minorHAnsi"/>
                <w:color w:val="000000"/>
                <w:szCs w:val="20"/>
              </w:rPr>
              <w:t>currentAmount</w:t>
            </w:r>
            <w:proofErr w:type="spellEnd"/>
            <w:r w:rsidRPr="00492792">
              <w:rPr>
                <w:rFonts w:ascii="EYInterstate Light" w:hAnsi="EYInterstate Light" w:cstheme="minorHAnsi"/>
                <w:color w:val="000000"/>
                <w:szCs w:val="20"/>
              </w:rPr>
              <w:t xml:space="preserve"> </w:t>
            </w:r>
            <w:r>
              <w:rPr>
                <w:rFonts w:ascii="EYInterstate Light" w:hAnsi="EYInterstate Light" w:cstheme="minorHAnsi"/>
                <w:color w:val="000000"/>
                <w:szCs w:val="20"/>
              </w:rPr>
              <w:t xml:space="preserve"> = </w:t>
            </w:r>
            <w:proofErr w:type="spellStart"/>
            <w:r w:rsidRPr="0081182F">
              <w:rPr>
                <w:rFonts w:ascii="EYInterstate Light" w:hAnsi="EYInterstate Light" w:cstheme="minorHAnsi"/>
                <w:color w:val="000000"/>
                <w:szCs w:val="20"/>
              </w:rPr>
              <w:t>account.getFinancialBalances</w:t>
            </w:r>
            <w:proofErr w:type="spellEnd"/>
            <w:r w:rsidRPr="0081182F">
              <w:rPr>
                <w:rFonts w:ascii="EYInterstate Light" w:hAnsi="EYInterstate Light" w:cstheme="minorHAnsi"/>
                <w:color w:val="000000"/>
                <w:szCs w:val="20"/>
              </w:rPr>
              <w:t>(</w:t>
            </w:r>
            <w:proofErr w:type="spellStart"/>
            <w:r w:rsidRPr="0081182F">
              <w:rPr>
                <w:rFonts w:ascii="EYInterstate Light" w:hAnsi="EYInterstate Light" w:cstheme="minorHAnsi"/>
                <w:color w:val="000000"/>
                <w:szCs w:val="20"/>
              </w:rPr>
              <w:t>referenceDate</w:t>
            </w:r>
            <w:proofErr w:type="spellEnd"/>
            <w:r w:rsidRPr="0081182F">
              <w:rPr>
                <w:rFonts w:ascii="EYInterstate Light" w:hAnsi="EYInterstate Light" w:cstheme="minorHAnsi"/>
                <w:color w:val="000000"/>
                <w:szCs w:val="20"/>
              </w:rPr>
              <w:t xml:space="preserve">, </w:t>
            </w:r>
            <w:proofErr w:type="spellStart"/>
            <w:r w:rsidRPr="0081182F">
              <w:rPr>
                <w:rFonts w:ascii="EYInterstate Light" w:hAnsi="EYInterstate Light" w:cstheme="minorHAnsi"/>
                <w:color w:val="000000"/>
                <w:szCs w:val="20"/>
              </w:rPr>
              <w:t>referenceDate</w:t>
            </w:r>
            <w:proofErr w:type="spellEnd"/>
            <w:r w:rsidRPr="0081182F">
              <w:rPr>
                <w:rFonts w:ascii="EYInterstate Light" w:hAnsi="EYInterstate Light" w:cstheme="minorHAnsi"/>
                <w:color w:val="000000"/>
                <w:szCs w:val="20"/>
              </w:rPr>
              <w:t>).</w:t>
            </w:r>
            <w:proofErr w:type="spellStart"/>
            <w:r w:rsidRPr="0081182F">
              <w:rPr>
                <w:rFonts w:ascii="EYInterstate Light" w:hAnsi="EYInterstate Light" w:cstheme="minorHAnsi"/>
                <w:color w:val="000000"/>
                <w:szCs w:val="20"/>
              </w:rPr>
              <w:t>getCurrentAmount</w:t>
            </w:r>
            <w:proofErr w:type="spellEnd"/>
            <w:r w:rsidRPr="0081182F">
              <w:rPr>
                <w:rFonts w:ascii="EYInterstate Light" w:hAnsi="EYInterstate Light" w:cstheme="minorHAnsi"/>
                <w:color w:val="000000"/>
                <w:szCs w:val="20"/>
              </w:rPr>
              <w:t>(</w:t>
            </w:r>
            <w:proofErr w:type="gramStart"/>
            <w:r w:rsidRPr="0081182F">
              <w:rPr>
                <w:rFonts w:ascii="EYInterstate Light" w:hAnsi="EYInterstate Light" w:cstheme="minorHAnsi"/>
                <w:color w:val="000000"/>
                <w:szCs w:val="20"/>
              </w:rPr>
              <w:t>);</w:t>
            </w:r>
            <w:proofErr w:type="gramEnd"/>
          </w:p>
          <w:p w14:paraId="4BADF39D" w14:textId="793C3E07" w:rsidR="00492792" w:rsidRDefault="00492792" w:rsidP="00492792">
            <w:pPr>
              <w:pStyle w:val="Response1"/>
              <w:numPr>
                <w:ilvl w:val="0"/>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Default to </w:t>
            </w:r>
            <w:proofErr w:type="spellStart"/>
            <w:r w:rsidR="008E5070">
              <w:rPr>
                <w:rFonts w:ascii="EYInterstate Light" w:hAnsi="EYInterstate Light" w:cstheme="minorHAnsi"/>
                <w:color w:val="000000"/>
                <w:szCs w:val="20"/>
              </w:rPr>
              <w:t>Money.</w:t>
            </w:r>
            <w:r>
              <w:rPr>
                <w:rFonts w:ascii="EYInterstate Light" w:hAnsi="EYInterstate Light" w:cstheme="minorHAnsi"/>
                <w:color w:val="000000"/>
                <w:szCs w:val="20"/>
              </w:rPr>
              <w:t>ZERO</w:t>
            </w:r>
            <w:proofErr w:type="spellEnd"/>
            <w:r>
              <w:rPr>
                <w:rFonts w:ascii="EYInterstate Light" w:hAnsi="EYInterstate Light" w:cstheme="minorHAnsi"/>
                <w:color w:val="000000"/>
                <w:szCs w:val="20"/>
              </w:rPr>
              <w:t xml:space="preserve">, when </w:t>
            </w:r>
            <w:r w:rsidRPr="00B93F3D">
              <w:rPr>
                <w:rFonts w:ascii="EYInterstate Light" w:hAnsi="EYInterstate Light" w:cstheme="minorHAnsi"/>
                <w:b/>
                <w:bCs/>
                <w:color w:val="000000"/>
                <w:szCs w:val="20"/>
              </w:rPr>
              <w:t>#currentAmount</w:t>
            </w:r>
            <w:r>
              <w:rPr>
                <w:rFonts w:ascii="EYInterstate Light" w:hAnsi="EYInterstate Light" w:cstheme="minorHAnsi"/>
                <w:color w:val="000000"/>
                <w:szCs w:val="20"/>
              </w:rPr>
              <w:t xml:space="preserve"> is null.</w:t>
            </w:r>
          </w:p>
          <w:p w14:paraId="3E2BB397" w14:textId="4D2131A1" w:rsidR="00492792" w:rsidRDefault="00492792" w:rsidP="00492792">
            <w:pPr>
              <w:pStyle w:val="Response1"/>
              <w:numPr>
                <w:ilvl w:val="0"/>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Get the total amount balance using </w:t>
            </w:r>
            <w:proofErr w:type="spellStart"/>
            <w:r w:rsidRPr="000238F6">
              <w:rPr>
                <w:rFonts w:ascii="EYInterstate Light" w:hAnsi="EYInterstate Light" w:cstheme="minorHAnsi"/>
                <w:color w:val="000000"/>
                <w:szCs w:val="20"/>
              </w:rPr>
              <w:t>getFinancialBalances</w:t>
            </w:r>
            <w:proofErr w:type="spellEnd"/>
            <w:r>
              <w:rPr>
                <w:rFonts w:ascii="EYInterstate Light" w:hAnsi="EYInterstate Light" w:cstheme="minorHAnsi"/>
                <w:color w:val="000000"/>
                <w:szCs w:val="20"/>
              </w:rPr>
              <w:t xml:space="preserve">()  of </w:t>
            </w:r>
            <w:r w:rsidRPr="00B93F3D">
              <w:rPr>
                <w:rFonts w:ascii="EYInterstate Light" w:hAnsi="EYInterstate Light" w:cstheme="minorHAnsi"/>
                <w:b/>
                <w:bCs/>
                <w:color w:val="000000"/>
                <w:szCs w:val="20"/>
              </w:rPr>
              <w:t>#account</w:t>
            </w:r>
            <w:r w:rsidR="00AE4D53">
              <w:rPr>
                <w:rFonts w:ascii="EYInterstate Light" w:hAnsi="EYInterstate Light" w:cstheme="minorHAnsi"/>
                <w:color w:val="000000"/>
                <w:szCs w:val="20"/>
              </w:rPr>
              <w:t xml:space="preserve"> and assign it to global variable </w:t>
            </w:r>
            <w:r w:rsidR="00AE4D53" w:rsidRPr="00B93F3D">
              <w:rPr>
                <w:rFonts w:ascii="EYInterstate Light" w:hAnsi="EYInterstate Light" w:cstheme="minorHAnsi"/>
                <w:b/>
                <w:bCs/>
                <w:color w:val="000000"/>
                <w:szCs w:val="20"/>
              </w:rPr>
              <w:t>#totalAmount</w:t>
            </w:r>
            <w:r>
              <w:rPr>
                <w:rFonts w:ascii="EYInterstate Light" w:hAnsi="EYInterstate Light" w:cstheme="minorHAnsi"/>
                <w:color w:val="000000"/>
                <w:szCs w:val="20"/>
              </w:rPr>
              <w:t>.</w:t>
            </w:r>
          </w:p>
          <w:p w14:paraId="2D956A78" w14:textId="5B159515" w:rsidR="00492792" w:rsidRDefault="00492792" w:rsidP="00492792">
            <w:pPr>
              <w:pStyle w:val="Response1"/>
              <w:numPr>
                <w:ilvl w:val="1"/>
                <w:numId w:val="9"/>
              </w:numPr>
              <w:spacing w:before="0"/>
              <w:rPr>
                <w:rFonts w:ascii="EYInterstate Light" w:hAnsi="EYInterstate Light" w:cstheme="minorHAnsi"/>
                <w:color w:val="000000"/>
                <w:szCs w:val="20"/>
              </w:rPr>
            </w:pPr>
            <w:proofErr w:type="spellStart"/>
            <w:r>
              <w:rPr>
                <w:rFonts w:ascii="EYInterstate Light" w:hAnsi="EYInterstate Light" w:cstheme="minorHAnsi"/>
                <w:color w:val="000000"/>
                <w:szCs w:val="20"/>
              </w:rPr>
              <w:t>total</w:t>
            </w:r>
            <w:r w:rsidRPr="00492792">
              <w:rPr>
                <w:rFonts w:ascii="EYInterstate Light" w:hAnsi="EYInterstate Light" w:cstheme="minorHAnsi"/>
                <w:color w:val="000000"/>
                <w:szCs w:val="20"/>
              </w:rPr>
              <w:t>Amount</w:t>
            </w:r>
            <w:proofErr w:type="spellEnd"/>
            <w:r w:rsidRPr="00492792">
              <w:rPr>
                <w:rFonts w:ascii="EYInterstate Light" w:hAnsi="EYInterstate Light" w:cstheme="minorHAnsi"/>
                <w:color w:val="000000"/>
                <w:szCs w:val="20"/>
              </w:rPr>
              <w:t xml:space="preserve"> </w:t>
            </w:r>
            <w:r>
              <w:rPr>
                <w:rFonts w:ascii="EYInterstate Light" w:hAnsi="EYInterstate Light" w:cstheme="minorHAnsi"/>
                <w:color w:val="000000"/>
                <w:szCs w:val="20"/>
              </w:rPr>
              <w:t xml:space="preserve"> = </w:t>
            </w:r>
            <w:proofErr w:type="spellStart"/>
            <w:r w:rsidRPr="0081182F">
              <w:rPr>
                <w:rFonts w:ascii="EYInterstate Light" w:hAnsi="EYInterstate Light" w:cstheme="minorHAnsi"/>
                <w:color w:val="000000"/>
                <w:szCs w:val="20"/>
              </w:rPr>
              <w:t>account.getFinancialBalances</w:t>
            </w:r>
            <w:proofErr w:type="spellEnd"/>
            <w:r w:rsidRPr="0081182F">
              <w:rPr>
                <w:rFonts w:ascii="EYInterstate Light" w:hAnsi="EYInterstate Light" w:cstheme="minorHAnsi"/>
                <w:color w:val="000000"/>
                <w:szCs w:val="20"/>
              </w:rPr>
              <w:t>(</w:t>
            </w:r>
            <w:proofErr w:type="spellStart"/>
            <w:r w:rsidRPr="0081182F">
              <w:rPr>
                <w:rFonts w:ascii="EYInterstate Light" w:hAnsi="EYInterstate Light" w:cstheme="minorHAnsi"/>
                <w:color w:val="000000"/>
                <w:szCs w:val="20"/>
              </w:rPr>
              <w:t>referenceDate</w:t>
            </w:r>
            <w:proofErr w:type="spellEnd"/>
            <w:r w:rsidRPr="0081182F">
              <w:rPr>
                <w:rFonts w:ascii="EYInterstate Light" w:hAnsi="EYInterstate Light" w:cstheme="minorHAnsi"/>
                <w:color w:val="000000"/>
                <w:szCs w:val="20"/>
              </w:rPr>
              <w:t xml:space="preserve">, </w:t>
            </w:r>
            <w:proofErr w:type="spellStart"/>
            <w:r w:rsidRPr="0081182F">
              <w:rPr>
                <w:rFonts w:ascii="EYInterstate Light" w:hAnsi="EYInterstate Light" w:cstheme="minorHAnsi"/>
                <w:color w:val="000000"/>
                <w:szCs w:val="20"/>
              </w:rPr>
              <w:t>referenceDate</w:t>
            </w:r>
            <w:proofErr w:type="spellEnd"/>
            <w:r w:rsidRPr="0081182F">
              <w:rPr>
                <w:rFonts w:ascii="EYInterstate Light" w:hAnsi="EYInterstate Light" w:cstheme="minorHAnsi"/>
                <w:color w:val="000000"/>
                <w:szCs w:val="20"/>
              </w:rPr>
              <w:t>).</w:t>
            </w:r>
            <w:proofErr w:type="spellStart"/>
            <w:r w:rsidRPr="00492792">
              <w:rPr>
                <w:rFonts w:ascii="EYInterstate Light" w:hAnsi="EYInterstate Light" w:cstheme="minorHAnsi"/>
                <w:color w:val="000000"/>
                <w:szCs w:val="20"/>
              </w:rPr>
              <w:t>getTotalAmount</w:t>
            </w:r>
            <w:proofErr w:type="spellEnd"/>
            <w:r w:rsidRPr="0081182F">
              <w:rPr>
                <w:rFonts w:ascii="EYInterstate Light" w:hAnsi="EYInterstate Light" w:cstheme="minorHAnsi"/>
                <w:color w:val="000000"/>
                <w:szCs w:val="20"/>
              </w:rPr>
              <w:t>(</w:t>
            </w:r>
            <w:proofErr w:type="gramStart"/>
            <w:r w:rsidRPr="0081182F">
              <w:rPr>
                <w:rFonts w:ascii="EYInterstate Light" w:hAnsi="EYInterstate Light" w:cstheme="minorHAnsi"/>
                <w:color w:val="000000"/>
                <w:szCs w:val="20"/>
              </w:rPr>
              <w:t>);</w:t>
            </w:r>
            <w:proofErr w:type="gramEnd"/>
          </w:p>
          <w:p w14:paraId="5822436D" w14:textId="5CAC397B" w:rsidR="00492792" w:rsidRDefault="00492792" w:rsidP="00492792">
            <w:pPr>
              <w:pStyle w:val="Response1"/>
              <w:numPr>
                <w:ilvl w:val="0"/>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Default to </w:t>
            </w:r>
            <w:proofErr w:type="spellStart"/>
            <w:r w:rsidR="008E5070">
              <w:rPr>
                <w:rFonts w:ascii="EYInterstate Light" w:hAnsi="EYInterstate Light" w:cstheme="minorHAnsi"/>
                <w:color w:val="000000"/>
                <w:szCs w:val="20"/>
              </w:rPr>
              <w:t>Money.ZERO</w:t>
            </w:r>
            <w:proofErr w:type="spellEnd"/>
            <w:r>
              <w:rPr>
                <w:rFonts w:ascii="EYInterstate Light" w:hAnsi="EYInterstate Light" w:cstheme="minorHAnsi"/>
                <w:color w:val="000000"/>
                <w:szCs w:val="20"/>
              </w:rPr>
              <w:t xml:space="preserve">, when </w:t>
            </w:r>
            <w:r w:rsidRPr="00B93F3D">
              <w:rPr>
                <w:rFonts w:ascii="EYInterstate Light" w:hAnsi="EYInterstate Light" w:cstheme="minorHAnsi"/>
                <w:b/>
                <w:bCs/>
                <w:color w:val="000000"/>
                <w:szCs w:val="20"/>
              </w:rPr>
              <w:t>#totalAmount</w:t>
            </w:r>
            <w:r>
              <w:rPr>
                <w:rFonts w:ascii="EYInterstate Light" w:hAnsi="EYInterstate Light" w:cstheme="minorHAnsi"/>
                <w:color w:val="000000"/>
                <w:szCs w:val="20"/>
              </w:rPr>
              <w:t xml:space="preserve"> is null.</w:t>
            </w:r>
          </w:p>
          <w:p w14:paraId="175342CC" w14:textId="77777777" w:rsidR="00687C1F" w:rsidRDefault="00687C1F" w:rsidP="00687C1F">
            <w:pPr>
              <w:pStyle w:val="Response1"/>
              <w:spacing w:before="0"/>
              <w:ind w:left="720"/>
              <w:rPr>
                <w:rFonts w:ascii="EYInterstate Light" w:hAnsi="EYInterstate Light" w:cstheme="minorHAnsi"/>
                <w:color w:val="000000"/>
                <w:szCs w:val="20"/>
              </w:rPr>
            </w:pPr>
          </w:p>
          <w:p w14:paraId="7A2C6630" w14:textId="77777777" w:rsidR="00492792" w:rsidRDefault="00AE4D53" w:rsidP="0081182F">
            <w:pPr>
              <w:pStyle w:val="Response1"/>
              <w:numPr>
                <w:ilvl w:val="0"/>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Set the following values on the script’s schema.</w:t>
            </w:r>
          </w:p>
          <w:p w14:paraId="48DD413F" w14:textId="41B5204F" w:rsidR="00971F5F" w:rsidRPr="00971F5F" w:rsidRDefault="005443D7" w:rsidP="00971F5F">
            <w:pPr>
              <w:pStyle w:val="Response1"/>
              <w:numPr>
                <w:ilvl w:val="1"/>
                <w:numId w:val="9"/>
              </w:numPr>
              <w:spacing w:before="0"/>
              <w:rPr>
                <w:rFonts w:ascii="EYInterstate Light" w:hAnsi="EYInterstate Light" w:cstheme="minorHAnsi"/>
                <w:color w:val="000000"/>
                <w:szCs w:val="20"/>
              </w:rPr>
            </w:pPr>
            <w:r w:rsidRPr="005443D7">
              <w:rPr>
                <w:rFonts w:ascii="EYInterstate Light" w:hAnsi="EYInterstate Light" w:cstheme="minorHAnsi"/>
                <w:b/>
                <w:bCs/>
                <w:color w:val="000000"/>
                <w:szCs w:val="20"/>
              </w:rPr>
              <w:t>#</w:t>
            </w:r>
            <w:r w:rsidR="00963671" w:rsidRPr="005443D7">
              <w:rPr>
                <w:rFonts w:ascii="EYInterstate Light" w:hAnsi="EYInterstate Light" w:cstheme="minorHAnsi"/>
                <w:b/>
                <w:bCs/>
                <w:color w:val="000000"/>
                <w:szCs w:val="20"/>
              </w:rPr>
              <w:t>personIdString</w:t>
            </w:r>
            <w:r w:rsidR="00963671">
              <w:rPr>
                <w:rFonts w:ascii="EYInterstate Light" w:hAnsi="EYInterstate Light" w:cstheme="minorHAnsi"/>
                <w:color w:val="000000"/>
                <w:szCs w:val="20"/>
              </w:rPr>
              <w:t xml:space="preserve"> - </w:t>
            </w:r>
            <w:r w:rsidR="00963671" w:rsidRPr="00963671">
              <w:rPr>
                <w:rFonts w:ascii="EYInterstate Light" w:hAnsi="EYInterstate Light" w:cstheme="minorHAnsi"/>
                <w:color w:val="000000"/>
                <w:szCs w:val="20"/>
              </w:rPr>
              <w:t>"parm/output/</w:t>
            </w:r>
            <w:proofErr w:type="spellStart"/>
            <w:r w:rsidR="00963671" w:rsidRPr="00963671">
              <w:rPr>
                <w:rFonts w:ascii="EYInterstate Light" w:hAnsi="EYInterstate Light" w:cstheme="minorHAnsi"/>
                <w:color w:val="000000"/>
                <w:szCs w:val="20"/>
              </w:rPr>
              <w:t>personId</w:t>
            </w:r>
            <w:proofErr w:type="spellEnd"/>
            <w:r w:rsidR="00963671" w:rsidRPr="00963671">
              <w:rPr>
                <w:rFonts w:ascii="EYInterstate Light" w:hAnsi="EYInterstate Light" w:cstheme="minorHAnsi"/>
                <w:color w:val="000000"/>
                <w:szCs w:val="20"/>
              </w:rPr>
              <w:t>"</w:t>
            </w:r>
          </w:p>
          <w:p w14:paraId="6B1CF356" w14:textId="5CA55E8C" w:rsidR="00971F5F" w:rsidRPr="00971F5F" w:rsidRDefault="005443D7" w:rsidP="00971F5F">
            <w:pPr>
              <w:pStyle w:val="Response1"/>
              <w:numPr>
                <w:ilvl w:val="1"/>
                <w:numId w:val="9"/>
              </w:numPr>
              <w:spacing w:before="0"/>
              <w:rPr>
                <w:rFonts w:ascii="EYInterstate Light" w:hAnsi="EYInterstate Light" w:cstheme="minorHAnsi"/>
                <w:color w:val="000000"/>
                <w:szCs w:val="20"/>
              </w:rPr>
            </w:pPr>
            <w:r w:rsidRPr="005443D7">
              <w:rPr>
                <w:rFonts w:ascii="EYInterstate Light" w:hAnsi="EYInterstate Light" w:cstheme="minorHAnsi"/>
                <w:b/>
                <w:bCs/>
                <w:color w:val="000000"/>
                <w:szCs w:val="20"/>
              </w:rPr>
              <w:t>#</w:t>
            </w:r>
            <w:r w:rsidR="00971F5F" w:rsidRPr="005443D7">
              <w:rPr>
                <w:rFonts w:ascii="EYInterstate Light" w:hAnsi="EYInterstate Light" w:cstheme="minorHAnsi"/>
                <w:b/>
                <w:bCs/>
                <w:color w:val="000000"/>
                <w:szCs w:val="20"/>
              </w:rPr>
              <w:t>entityName</w:t>
            </w:r>
            <w:r w:rsidR="00971F5F">
              <w:rPr>
                <w:rFonts w:ascii="EYInterstate Light" w:hAnsi="EYInterstate Light" w:cstheme="minorHAnsi"/>
                <w:color w:val="000000"/>
                <w:szCs w:val="20"/>
              </w:rPr>
              <w:t xml:space="preserve"> - </w:t>
            </w:r>
            <w:r w:rsidR="00971F5F" w:rsidRPr="00971F5F">
              <w:rPr>
                <w:rFonts w:ascii="EYInterstate Light" w:hAnsi="EYInterstate Light" w:cstheme="minorHAnsi"/>
                <w:color w:val="000000"/>
                <w:szCs w:val="20"/>
              </w:rPr>
              <w:t>"parm/output/</w:t>
            </w:r>
            <w:proofErr w:type="spellStart"/>
            <w:r w:rsidR="00971F5F" w:rsidRPr="00971F5F">
              <w:rPr>
                <w:rFonts w:ascii="EYInterstate Light" w:hAnsi="EYInterstate Light" w:cstheme="minorHAnsi"/>
                <w:color w:val="000000"/>
                <w:szCs w:val="20"/>
              </w:rPr>
              <w:t>entityName</w:t>
            </w:r>
            <w:proofErr w:type="spellEnd"/>
            <w:r w:rsidR="00971F5F" w:rsidRPr="00971F5F">
              <w:rPr>
                <w:rFonts w:ascii="EYInterstate Light" w:hAnsi="EYInterstate Light" w:cstheme="minorHAnsi"/>
                <w:color w:val="000000"/>
                <w:szCs w:val="20"/>
              </w:rPr>
              <w:t>"</w:t>
            </w:r>
          </w:p>
          <w:p w14:paraId="50B02832" w14:textId="4F29179F" w:rsidR="00971F5F" w:rsidRPr="00971F5F" w:rsidRDefault="005443D7" w:rsidP="00971F5F">
            <w:pPr>
              <w:pStyle w:val="Response1"/>
              <w:numPr>
                <w:ilvl w:val="1"/>
                <w:numId w:val="9"/>
              </w:numPr>
              <w:spacing w:before="0"/>
              <w:rPr>
                <w:rFonts w:ascii="EYInterstate Light" w:hAnsi="EYInterstate Light" w:cstheme="minorHAnsi"/>
                <w:color w:val="000000"/>
                <w:szCs w:val="20"/>
              </w:rPr>
            </w:pPr>
            <w:r w:rsidRPr="005443D7">
              <w:rPr>
                <w:rFonts w:ascii="EYInterstate Light" w:hAnsi="EYInterstate Light" w:cstheme="minorHAnsi"/>
                <w:b/>
                <w:bCs/>
                <w:color w:val="000000"/>
                <w:szCs w:val="20"/>
              </w:rPr>
              <w:t>#</w:t>
            </w:r>
            <w:r w:rsidR="00971F5F" w:rsidRPr="005443D7">
              <w:rPr>
                <w:rFonts w:ascii="EYInterstate Light" w:hAnsi="EYInterstate Light" w:cstheme="minorHAnsi"/>
                <w:b/>
                <w:bCs/>
                <w:color w:val="000000"/>
                <w:szCs w:val="20"/>
              </w:rPr>
              <w:t>currentAmount</w:t>
            </w:r>
            <w:r w:rsidR="00971F5F" w:rsidRPr="00971F5F">
              <w:rPr>
                <w:rFonts w:ascii="EYInterstate Light" w:hAnsi="EYInterstate Light" w:cstheme="minorHAnsi"/>
                <w:color w:val="000000"/>
                <w:szCs w:val="20"/>
              </w:rPr>
              <w:t>.getAmount()</w:t>
            </w:r>
            <w:r w:rsidR="00971F5F">
              <w:rPr>
                <w:rFonts w:ascii="EYInterstate Light" w:hAnsi="EYInterstate Light" w:cstheme="minorHAnsi"/>
                <w:color w:val="000000"/>
                <w:szCs w:val="20"/>
              </w:rPr>
              <w:t xml:space="preserve"> - </w:t>
            </w:r>
            <w:r w:rsidR="00971F5F" w:rsidRPr="00971F5F">
              <w:rPr>
                <w:rFonts w:ascii="EYInterstate Light" w:hAnsi="EYInterstate Light" w:cstheme="minorHAnsi"/>
                <w:color w:val="000000"/>
                <w:szCs w:val="20"/>
              </w:rPr>
              <w:t>"parm/output/</w:t>
            </w:r>
            <w:proofErr w:type="spellStart"/>
            <w:r w:rsidR="00971F5F" w:rsidRPr="00971F5F">
              <w:rPr>
                <w:rFonts w:ascii="EYInterstate Light" w:hAnsi="EYInterstate Light" w:cstheme="minorHAnsi"/>
                <w:color w:val="000000"/>
                <w:szCs w:val="20"/>
              </w:rPr>
              <w:t>currentAmount</w:t>
            </w:r>
            <w:proofErr w:type="spellEnd"/>
            <w:r w:rsidR="00971F5F" w:rsidRPr="00971F5F">
              <w:rPr>
                <w:rFonts w:ascii="EYInterstate Light" w:hAnsi="EYInterstate Light" w:cstheme="minorHAnsi"/>
                <w:color w:val="000000"/>
                <w:szCs w:val="20"/>
              </w:rPr>
              <w:t>"</w:t>
            </w:r>
          </w:p>
          <w:p w14:paraId="1102ED0B" w14:textId="767C04C7" w:rsidR="00971F5F" w:rsidRPr="00971F5F" w:rsidRDefault="005443D7" w:rsidP="00971F5F">
            <w:pPr>
              <w:pStyle w:val="Response1"/>
              <w:numPr>
                <w:ilvl w:val="1"/>
                <w:numId w:val="9"/>
              </w:numPr>
              <w:spacing w:before="0"/>
              <w:rPr>
                <w:rFonts w:ascii="EYInterstate Light" w:hAnsi="EYInterstate Light" w:cstheme="minorHAnsi"/>
                <w:color w:val="000000"/>
                <w:szCs w:val="20"/>
              </w:rPr>
            </w:pPr>
            <w:r w:rsidRPr="005443D7">
              <w:rPr>
                <w:rFonts w:ascii="EYInterstate Light" w:hAnsi="EYInterstate Light" w:cstheme="minorHAnsi"/>
                <w:b/>
                <w:bCs/>
                <w:color w:val="000000"/>
                <w:szCs w:val="20"/>
              </w:rPr>
              <w:t>#</w:t>
            </w:r>
            <w:r w:rsidR="00971F5F" w:rsidRPr="005443D7">
              <w:rPr>
                <w:rFonts w:ascii="EYInterstate Light" w:hAnsi="EYInterstate Light" w:cstheme="minorHAnsi"/>
                <w:b/>
                <w:bCs/>
                <w:color w:val="000000"/>
                <w:szCs w:val="20"/>
              </w:rPr>
              <w:t>totalAmount</w:t>
            </w:r>
            <w:r w:rsidR="00971F5F" w:rsidRPr="00971F5F">
              <w:rPr>
                <w:rFonts w:ascii="EYInterstate Light" w:hAnsi="EYInterstate Light" w:cstheme="minorHAnsi"/>
                <w:color w:val="000000"/>
                <w:szCs w:val="20"/>
              </w:rPr>
              <w:t>.getAmount()</w:t>
            </w:r>
            <w:r w:rsidR="00971F5F">
              <w:rPr>
                <w:rFonts w:ascii="EYInterstate Light" w:hAnsi="EYInterstate Light" w:cstheme="minorHAnsi"/>
                <w:color w:val="000000"/>
                <w:szCs w:val="20"/>
              </w:rPr>
              <w:t xml:space="preserve"> - </w:t>
            </w:r>
            <w:r w:rsidR="00971F5F" w:rsidRPr="00971F5F">
              <w:rPr>
                <w:rFonts w:ascii="EYInterstate Light" w:hAnsi="EYInterstate Light" w:cstheme="minorHAnsi"/>
                <w:color w:val="000000"/>
                <w:szCs w:val="20"/>
              </w:rPr>
              <w:t>"parm/output/</w:t>
            </w:r>
            <w:proofErr w:type="spellStart"/>
            <w:r w:rsidR="00971F5F" w:rsidRPr="00971F5F">
              <w:rPr>
                <w:rFonts w:ascii="EYInterstate Light" w:hAnsi="EYInterstate Light" w:cstheme="minorHAnsi"/>
                <w:color w:val="000000"/>
                <w:szCs w:val="20"/>
              </w:rPr>
              <w:t>totalAmount</w:t>
            </w:r>
            <w:proofErr w:type="spellEnd"/>
            <w:r w:rsidR="00971F5F" w:rsidRPr="00971F5F">
              <w:rPr>
                <w:rFonts w:ascii="EYInterstate Light" w:hAnsi="EYInterstate Light" w:cstheme="minorHAnsi"/>
                <w:color w:val="000000"/>
                <w:szCs w:val="20"/>
              </w:rPr>
              <w:t>"</w:t>
            </w:r>
          </w:p>
          <w:p w14:paraId="384C8189" w14:textId="7D8A84A7" w:rsidR="00971F5F" w:rsidRPr="00971F5F" w:rsidRDefault="00971F5F" w:rsidP="00971F5F">
            <w:pPr>
              <w:pStyle w:val="Response1"/>
              <w:numPr>
                <w:ilvl w:val="1"/>
                <w:numId w:val="9"/>
              </w:numPr>
              <w:spacing w:before="0"/>
              <w:rPr>
                <w:rFonts w:ascii="EYInterstate Light" w:hAnsi="EYInterstate Light" w:cstheme="minorHAnsi"/>
                <w:color w:val="000000"/>
                <w:szCs w:val="20"/>
              </w:rPr>
            </w:pPr>
            <w:r w:rsidRPr="00971F5F">
              <w:rPr>
                <w:rFonts w:ascii="EYInterstate Light" w:hAnsi="EYInterstate Light" w:cstheme="minorHAnsi"/>
                <w:color w:val="000000"/>
                <w:szCs w:val="20"/>
              </w:rPr>
              <w:t>'N'</w:t>
            </w:r>
            <w:r>
              <w:rPr>
                <w:rFonts w:ascii="EYInterstate Light" w:hAnsi="EYInterstate Light" w:cstheme="minorHAnsi"/>
                <w:color w:val="000000"/>
                <w:szCs w:val="20"/>
              </w:rPr>
              <w:t xml:space="preserve"> - </w:t>
            </w:r>
            <w:r w:rsidRPr="00971F5F">
              <w:rPr>
                <w:rFonts w:ascii="EYInterstate Light" w:hAnsi="EYInterstate Light" w:cstheme="minorHAnsi"/>
                <w:color w:val="000000"/>
                <w:szCs w:val="20"/>
              </w:rPr>
              <w:t>"parm/output/</w:t>
            </w:r>
            <w:proofErr w:type="spellStart"/>
            <w:r w:rsidRPr="00971F5F">
              <w:rPr>
                <w:rFonts w:ascii="EYInterstate Light" w:hAnsi="EYInterstate Light" w:cstheme="minorHAnsi"/>
                <w:color w:val="000000"/>
                <w:szCs w:val="20"/>
              </w:rPr>
              <w:t>blockCc</w:t>
            </w:r>
            <w:proofErr w:type="spellEnd"/>
            <w:r w:rsidRPr="00971F5F">
              <w:rPr>
                <w:rFonts w:ascii="EYInterstate Light" w:hAnsi="EYInterstate Light" w:cstheme="minorHAnsi"/>
                <w:color w:val="000000"/>
                <w:szCs w:val="20"/>
              </w:rPr>
              <w:t>"</w:t>
            </w:r>
          </w:p>
          <w:p w14:paraId="44D1CDB9" w14:textId="77777777" w:rsidR="00963671" w:rsidRDefault="00971F5F" w:rsidP="00971F5F">
            <w:pPr>
              <w:pStyle w:val="Response1"/>
              <w:numPr>
                <w:ilvl w:val="1"/>
                <w:numId w:val="9"/>
              </w:numPr>
              <w:spacing w:before="0"/>
              <w:rPr>
                <w:rFonts w:ascii="EYInterstate Light" w:hAnsi="EYInterstate Light" w:cstheme="minorHAnsi"/>
                <w:color w:val="000000"/>
                <w:szCs w:val="20"/>
              </w:rPr>
            </w:pPr>
            <w:r w:rsidRPr="00971F5F">
              <w:rPr>
                <w:rFonts w:ascii="EYInterstate Light" w:hAnsi="EYInterstate Light" w:cstheme="minorHAnsi"/>
                <w:color w:val="000000"/>
                <w:szCs w:val="20"/>
              </w:rPr>
              <w:t>'N'</w:t>
            </w:r>
            <w:r>
              <w:rPr>
                <w:rFonts w:ascii="EYInterstate Light" w:hAnsi="EYInterstate Light" w:cstheme="minorHAnsi"/>
                <w:color w:val="000000"/>
                <w:szCs w:val="20"/>
              </w:rPr>
              <w:t xml:space="preserve"> - </w:t>
            </w:r>
            <w:r w:rsidRPr="00971F5F">
              <w:rPr>
                <w:rFonts w:ascii="EYInterstate Light" w:hAnsi="EYInterstate Light" w:cstheme="minorHAnsi"/>
                <w:color w:val="000000"/>
                <w:szCs w:val="20"/>
              </w:rPr>
              <w:t>"parm/output/</w:t>
            </w:r>
            <w:proofErr w:type="spellStart"/>
            <w:r w:rsidRPr="00971F5F">
              <w:rPr>
                <w:rFonts w:ascii="EYInterstate Light" w:hAnsi="EYInterstate Light" w:cstheme="minorHAnsi"/>
                <w:color w:val="000000"/>
                <w:szCs w:val="20"/>
              </w:rPr>
              <w:t>blockAch</w:t>
            </w:r>
            <w:proofErr w:type="spellEnd"/>
            <w:r w:rsidRPr="00971F5F">
              <w:rPr>
                <w:rFonts w:ascii="EYInterstate Light" w:hAnsi="EYInterstate Light" w:cstheme="minorHAnsi"/>
                <w:color w:val="000000"/>
                <w:szCs w:val="20"/>
              </w:rPr>
              <w:t>"</w:t>
            </w:r>
          </w:p>
          <w:p w14:paraId="731CA2BC" w14:textId="6DEB41B7" w:rsidR="00C93DF7" w:rsidRDefault="00C93DF7" w:rsidP="00C93DF7">
            <w:pPr>
              <w:pStyle w:val="Response1"/>
              <w:numPr>
                <w:ilvl w:val="0"/>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Return true.</w:t>
            </w:r>
          </w:p>
        </w:tc>
      </w:tr>
      <w:tr w:rsidR="000E24A6" w:rsidRPr="00626604" w14:paraId="44F9C866" w14:textId="77777777" w:rsidTr="000E24A6">
        <w:tc>
          <w:tcPr>
            <w:tcW w:w="1848" w:type="dxa"/>
            <w:tcBorders>
              <w:bottom w:val="single" w:sz="4" w:space="0" w:color="auto"/>
            </w:tcBorders>
            <w:shd w:val="clear" w:color="auto" w:fill="002060"/>
          </w:tcPr>
          <w:p w14:paraId="555B50EC" w14:textId="000CF9B5" w:rsidR="000E24A6" w:rsidRDefault="000E24A6" w:rsidP="000E24A6">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lastRenderedPageBreak/>
              <w:t>Step Sequence</w:t>
            </w:r>
          </w:p>
        </w:tc>
        <w:tc>
          <w:tcPr>
            <w:tcW w:w="7403" w:type="dxa"/>
            <w:gridSpan w:val="3"/>
            <w:tcBorders>
              <w:bottom w:val="single" w:sz="4" w:space="0" w:color="auto"/>
            </w:tcBorders>
            <w:shd w:val="clear" w:color="auto" w:fill="002060"/>
          </w:tcPr>
          <w:p w14:paraId="2B3C579C" w14:textId="1F68EA89" w:rsidR="000E24A6" w:rsidRDefault="0036532D" w:rsidP="000E24A6">
            <w:pPr>
              <w:pStyle w:val="Response1"/>
              <w:rPr>
                <w:rFonts w:ascii="EYInterstate Light" w:hAnsi="EYInterstate Light" w:cstheme="minorHAnsi"/>
                <w:color w:val="000000"/>
                <w:szCs w:val="20"/>
              </w:rPr>
            </w:pPr>
            <w:r>
              <w:rPr>
                <w:rFonts w:ascii="EYInterstate Light" w:hAnsi="EYInterstate Light" w:cstheme="minorBidi"/>
                <w:color w:val="FFFFFF" w:themeColor="background1"/>
              </w:rPr>
              <w:t>60</w:t>
            </w:r>
          </w:p>
        </w:tc>
      </w:tr>
      <w:tr w:rsidR="000E24A6" w:rsidRPr="00626604" w14:paraId="159516A8" w14:textId="77777777" w:rsidTr="00295480">
        <w:tc>
          <w:tcPr>
            <w:tcW w:w="1848" w:type="dxa"/>
            <w:tcBorders>
              <w:bottom w:val="single" w:sz="4" w:space="0" w:color="auto"/>
            </w:tcBorders>
            <w:shd w:val="clear" w:color="auto" w:fill="002060"/>
          </w:tcPr>
          <w:p w14:paraId="3BAAEBAD" w14:textId="0CD43D4B" w:rsidR="000E24A6" w:rsidRDefault="000E24A6" w:rsidP="000E24A6">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lastRenderedPageBreak/>
              <w:t>Step Type</w:t>
            </w:r>
          </w:p>
        </w:tc>
        <w:tc>
          <w:tcPr>
            <w:tcW w:w="7403" w:type="dxa"/>
            <w:gridSpan w:val="3"/>
            <w:tcBorders>
              <w:bottom w:val="single" w:sz="4" w:space="0" w:color="auto"/>
            </w:tcBorders>
          </w:tcPr>
          <w:p w14:paraId="27201A13" w14:textId="53A83117" w:rsidR="000E24A6" w:rsidRDefault="00467914" w:rsidP="000E24A6">
            <w:pPr>
              <w:pStyle w:val="Response1"/>
              <w:rPr>
                <w:rFonts w:ascii="EYInterstate Light" w:hAnsi="EYInterstate Light" w:cstheme="minorHAnsi"/>
                <w:color w:val="000000"/>
                <w:szCs w:val="20"/>
              </w:rPr>
            </w:pPr>
            <w:r>
              <w:rPr>
                <w:rFonts w:ascii="EYInterstate Light" w:hAnsi="EYInterstate Light" w:cstheme="minorHAnsi"/>
                <w:color w:val="000000"/>
                <w:szCs w:val="20"/>
              </w:rPr>
              <w:t>Edit Data</w:t>
            </w:r>
          </w:p>
        </w:tc>
      </w:tr>
      <w:tr w:rsidR="000E24A6" w:rsidRPr="00626604" w14:paraId="6B755E7D" w14:textId="77777777" w:rsidTr="00295480">
        <w:tc>
          <w:tcPr>
            <w:tcW w:w="1848" w:type="dxa"/>
            <w:tcBorders>
              <w:bottom w:val="single" w:sz="4" w:space="0" w:color="auto"/>
            </w:tcBorders>
            <w:shd w:val="clear" w:color="auto" w:fill="002060"/>
          </w:tcPr>
          <w:p w14:paraId="0B5A7D32" w14:textId="454023FD" w:rsidR="000E24A6" w:rsidRDefault="000E24A6" w:rsidP="000E24A6">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Text</w:t>
            </w:r>
          </w:p>
        </w:tc>
        <w:tc>
          <w:tcPr>
            <w:tcW w:w="7403" w:type="dxa"/>
            <w:gridSpan w:val="3"/>
            <w:tcBorders>
              <w:bottom w:val="single" w:sz="4" w:space="0" w:color="auto"/>
            </w:tcBorders>
          </w:tcPr>
          <w:p w14:paraId="29819672" w14:textId="3B516BE4" w:rsidR="000E24A6" w:rsidRDefault="00467914" w:rsidP="000E24A6">
            <w:pPr>
              <w:pStyle w:val="Response1"/>
              <w:rPr>
                <w:rFonts w:ascii="EYInterstate Light" w:hAnsi="EYInterstate Light" w:cstheme="minorHAnsi"/>
                <w:color w:val="000000"/>
                <w:szCs w:val="20"/>
              </w:rPr>
            </w:pPr>
            <w:r>
              <w:rPr>
                <w:rFonts w:ascii="EYInterstate Light" w:hAnsi="EYInterstate Light" w:cstheme="minorHAnsi"/>
                <w:color w:val="000000"/>
                <w:szCs w:val="20"/>
              </w:rPr>
              <w:t>Invoke Main Processing</w:t>
            </w:r>
          </w:p>
        </w:tc>
      </w:tr>
      <w:tr w:rsidR="000E24A6" w:rsidRPr="00626604" w14:paraId="2516A9D1" w14:textId="77777777" w:rsidTr="00295480">
        <w:tc>
          <w:tcPr>
            <w:tcW w:w="1848" w:type="dxa"/>
            <w:tcBorders>
              <w:bottom w:val="single" w:sz="4" w:space="0" w:color="auto"/>
            </w:tcBorders>
            <w:shd w:val="clear" w:color="auto" w:fill="002060"/>
          </w:tcPr>
          <w:p w14:paraId="3BAF4DCC" w14:textId="48B17BD1" w:rsidR="000E24A6" w:rsidRDefault="000E24A6" w:rsidP="000E24A6">
            <w:pPr>
              <w:pStyle w:val="Response1"/>
              <w:rPr>
                <w:rFonts w:ascii="EYInterstate Light" w:hAnsi="EYInterstate Light" w:cstheme="minorBidi"/>
                <w:color w:val="FFFFFF" w:themeColor="background1"/>
              </w:rPr>
            </w:pPr>
            <w:r>
              <w:rPr>
                <w:rFonts w:ascii="EYInterstate Light" w:hAnsi="EYInterstate Light" w:cstheme="minorBidi"/>
                <w:color w:val="FFFFFF" w:themeColor="background1"/>
              </w:rPr>
              <w:t>Edit Data Text</w:t>
            </w:r>
          </w:p>
        </w:tc>
        <w:tc>
          <w:tcPr>
            <w:tcW w:w="7403" w:type="dxa"/>
            <w:gridSpan w:val="3"/>
            <w:tcBorders>
              <w:bottom w:val="single" w:sz="4" w:space="0" w:color="auto"/>
            </w:tcBorders>
          </w:tcPr>
          <w:p w14:paraId="4F4855F6" w14:textId="75753013" w:rsidR="000E24A6" w:rsidRDefault="00467914" w:rsidP="000E24A6">
            <w:pPr>
              <w:pStyle w:val="Response1"/>
              <w:rPr>
                <w:rFonts w:ascii="EYInterstate Light" w:hAnsi="EYInterstate Light" w:cstheme="minorHAnsi"/>
                <w:color w:val="000000"/>
                <w:szCs w:val="20"/>
              </w:rPr>
            </w:pPr>
            <w:proofErr w:type="spellStart"/>
            <w:r w:rsidRPr="00467914">
              <w:rPr>
                <w:rFonts w:ascii="EYInterstate Light" w:hAnsi="EYInterstate Light" w:cstheme="minorHAnsi"/>
                <w:color w:val="000000"/>
                <w:szCs w:val="20"/>
              </w:rPr>
              <w:t>invokeGroovy</w:t>
            </w:r>
            <w:proofErr w:type="spellEnd"/>
            <w:r w:rsidRPr="00467914">
              <w:rPr>
                <w:rFonts w:ascii="EYInterstate Light" w:hAnsi="EYInterstate Light" w:cstheme="minorHAnsi"/>
                <w:color w:val="000000"/>
                <w:szCs w:val="20"/>
              </w:rPr>
              <w:t xml:space="preserve"> 'invoke';</w:t>
            </w:r>
          </w:p>
        </w:tc>
      </w:tr>
      <w:tr w:rsidR="00295480" w:rsidRPr="00626604" w14:paraId="3AC7283B" w14:textId="77777777" w:rsidTr="00295480">
        <w:tc>
          <w:tcPr>
            <w:tcW w:w="9251" w:type="dxa"/>
            <w:gridSpan w:val="4"/>
            <w:tcBorders>
              <w:bottom w:val="single" w:sz="4" w:space="0" w:color="auto"/>
            </w:tcBorders>
            <w:shd w:val="clear" w:color="auto" w:fill="002060"/>
          </w:tcPr>
          <w:p w14:paraId="6736C241" w14:textId="77777777" w:rsidR="00295480" w:rsidRPr="00626604" w:rsidRDefault="00295480" w:rsidP="00295480">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Data Areas</w:t>
            </w:r>
          </w:p>
        </w:tc>
      </w:tr>
      <w:tr w:rsidR="00295480" w:rsidRPr="00626604" w14:paraId="5C5EFA93" w14:textId="77777777" w:rsidTr="00295480">
        <w:trPr>
          <w:cantSplit/>
        </w:trPr>
        <w:tc>
          <w:tcPr>
            <w:tcW w:w="2375" w:type="dxa"/>
            <w:gridSpan w:val="2"/>
            <w:shd w:val="clear" w:color="auto" w:fill="002060"/>
          </w:tcPr>
          <w:p w14:paraId="055F3980" w14:textId="77777777" w:rsidR="00295480" w:rsidRPr="00626604" w:rsidRDefault="00295480" w:rsidP="00295480">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Schema Type</w:t>
            </w:r>
          </w:p>
        </w:tc>
        <w:tc>
          <w:tcPr>
            <w:tcW w:w="3610" w:type="dxa"/>
            <w:shd w:val="clear" w:color="auto" w:fill="002060"/>
          </w:tcPr>
          <w:p w14:paraId="312DA3B7" w14:textId="77777777" w:rsidR="00295480" w:rsidRPr="00626604" w:rsidRDefault="00295480" w:rsidP="00295480">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Object</w:t>
            </w:r>
          </w:p>
        </w:tc>
        <w:tc>
          <w:tcPr>
            <w:tcW w:w="3266" w:type="dxa"/>
            <w:shd w:val="clear" w:color="auto" w:fill="002060"/>
          </w:tcPr>
          <w:p w14:paraId="3EEE7082" w14:textId="77777777" w:rsidR="00295480" w:rsidRPr="00626604" w:rsidRDefault="00295480" w:rsidP="00295480">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Data Area Name</w:t>
            </w:r>
          </w:p>
        </w:tc>
      </w:tr>
      <w:tr w:rsidR="00295480" w:rsidRPr="00626604" w14:paraId="679B80EA" w14:textId="77777777" w:rsidTr="00295480">
        <w:trPr>
          <w:cantSplit/>
        </w:trPr>
        <w:tc>
          <w:tcPr>
            <w:tcW w:w="2375" w:type="dxa"/>
            <w:gridSpan w:val="2"/>
            <w:shd w:val="clear" w:color="auto" w:fill="FFFFFF" w:themeFill="background1"/>
          </w:tcPr>
          <w:p w14:paraId="42BFC0F4" w14:textId="18A9EB9C" w:rsidR="00295480" w:rsidRPr="00626604" w:rsidRDefault="00295480" w:rsidP="00295480">
            <w:pPr>
              <w:pStyle w:val="Response1"/>
              <w:rPr>
                <w:rFonts w:ascii="EYInterstate Light" w:hAnsi="EYInterstate Light" w:cstheme="minorHAnsi"/>
                <w:color w:val="000000"/>
                <w:szCs w:val="20"/>
              </w:rPr>
            </w:pPr>
            <w:r>
              <w:rPr>
                <w:rFonts w:ascii="EYInterstate Light" w:hAnsi="EYInterstate Light" w:cstheme="minorHAnsi"/>
                <w:color w:val="000000"/>
                <w:szCs w:val="20"/>
              </w:rPr>
              <w:t>Business Service</w:t>
            </w:r>
          </w:p>
        </w:tc>
        <w:tc>
          <w:tcPr>
            <w:tcW w:w="3610" w:type="dxa"/>
            <w:shd w:val="clear" w:color="auto" w:fill="FFFFFF" w:themeFill="background1"/>
          </w:tcPr>
          <w:p w14:paraId="515A2B87" w14:textId="6D67B31A" w:rsidR="00295480" w:rsidRPr="00626604" w:rsidRDefault="00295480" w:rsidP="00295480">
            <w:pPr>
              <w:pStyle w:val="Response1"/>
              <w:rPr>
                <w:rFonts w:ascii="EYInterstate Light" w:hAnsi="EYInterstate Light" w:cstheme="minorHAnsi"/>
                <w:color w:val="000000"/>
                <w:szCs w:val="20"/>
              </w:rPr>
            </w:pPr>
            <w:r w:rsidRPr="00E25CC6">
              <w:rPr>
                <w:rFonts w:ascii="EYInterstate Light" w:hAnsi="EYInterstate Light" w:cstheme="minorHAnsi"/>
                <w:color w:val="000000"/>
                <w:szCs w:val="20"/>
              </w:rPr>
              <w:t>C1-GetFeatureConfiguration</w:t>
            </w:r>
          </w:p>
        </w:tc>
        <w:tc>
          <w:tcPr>
            <w:tcW w:w="3266" w:type="dxa"/>
            <w:shd w:val="clear" w:color="auto" w:fill="FFFFFF" w:themeFill="background1"/>
          </w:tcPr>
          <w:p w14:paraId="0B44C08C" w14:textId="2D583EA8" w:rsidR="00295480" w:rsidRPr="00626604" w:rsidRDefault="00295480" w:rsidP="00295480">
            <w:pPr>
              <w:pStyle w:val="Response1"/>
              <w:rPr>
                <w:rFonts w:ascii="EYInterstate Light" w:hAnsi="EYInterstate Light" w:cstheme="minorHAnsi"/>
                <w:color w:val="000000"/>
                <w:szCs w:val="20"/>
              </w:rPr>
            </w:pPr>
            <w:r w:rsidRPr="00E25CC6">
              <w:rPr>
                <w:rFonts w:ascii="EYInterstate Light" w:hAnsi="EYInterstate Light" w:cstheme="minorHAnsi"/>
                <w:color w:val="000000"/>
                <w:szCs w:val="20"/>
              </w:rPr>
              <w:t>C1-GetFeatureConfiguration</w:t>
            </w:r>
          </w:p>
        </w:tc>
      </w:tr>
      <w:tr w:rsidR="00295480" w:rsidRPr="00626604" w14:paraId="12CD6493" w14:textId="77777777" w:rsidTr="00295480">
        <w:trPr>
          <w:cantSplit/>
        </w:trPr>
        <w:tc>
          <w:tcPr>
            <w:tcW w:w="2375" w:type="dxa"/>
            <w:gridSpan w:val="2"/>
            <w:shd w:val="clear" w:color="auto" w:fill="FFFFFF" w:themeFill="background1"/>
          </w:tcPr>
          <w:p w14:paraId="34C235D0" w14:textId="4122A0A3" w:rsidR="00295480" w:rsidRDefault="00295480" w:rsidP="00295480">
            <w:pPr>
              <w:pStyle w:val="Response1"/>
              <w:rPr>
                <w:rFonts w:ascii="EYInterstate Light" w:hAnsi="EYInterstate Light" w:cstheme="minorHAnsi"/>
                <w:color w:val="000000"/>
                <w:szCs w:val="20"/>
              </w:rPr>
            </w:pPr>
            <w:r>
              <w:rPr>
                <w:rFonts w:ascii="EYInterstate Light" w:hAnsi="EYInterstate Light" w:cstheme="minorHAnsi"/>
                <w:color w:val="000000"/>
                <w:szCs w:val="20"/>
              </w:rPr>
              <w:t>Business Service</w:t>
            </w:r>
          </w:p>
        </w:tc>
        <w:tc>
          <w:tcPr>
            <w:tcW w:w="3610" w:type="dxa"/>
            <w:shd w:val="clear" w:color="auto" w:fill="FFFFFF" w:themeFill="background1"/>
          </w:tcPr>
          <w:p w14:paraId="199743C8" w14:textId="0FFEC61E" w:rsidR="00295480" w:rsidRDefault="00295480" w:rsidP="00295480">
            <w:pPr>
              <w:pStyle w:val="Response1"/>
              <w:rPr>
                <w:rFonts w:ascii="EYInterstate Light" w:hAnsi="EYInterstate Light" w:cstheme="minorHAnsi"/>
                <w:color w:val="000000"/>
                <w:szCs w:val="20"/>
              </w:rPr>
            </w:pPr>
            <w:r w:rsidRPr="00E25CC6">
              <w:rPr>
                <w:rFonts w:ascii="EYInterstate Light" w:hAnsi="EYInterstate Light" w:cstheme="minorHAnsi"/>
                <w:color w:val="000000"/>
                <w:szCs w:val="20"/>
              </w:rPr>
              <w:t>F1-RETFCONFG</w:t>
            </w:r>
          </w:p>
        </w:tc>
        <w:tc>
          <w:tcPr>
            <w:tcW w:w="3266" w:type="dxa"/>
            <w:shd w:val="clear" w:color="auto" w:fill="FFFFFF" w:themeFill="background1"/>
          </w:tcPr>
          <w:p w14:paraId="5B10139D" w14:textId="4FFD1A24" w:rsidR="00295480" w:rsidRDefault="00295480" w:rsidP="00295480">
            <w:pPr>
              <w:pStyle w:val="Response1"/>
              <w:rPr>
                <w:rFonts w:ascii="EYInterstate Light" w:hAnsi="EYInterstate Light" w:cstheme="minorHAnsi"/>
                <w:color w:val="000000"/>
                <w:szCs w:val="20"/>
              </w:rPr>
            </w:pPr>
            <w:r w:rsidRPr="00E25CC6">
              <w:rPr>
                <w:rFonts w:ascii="EYInterstate Light" w:hAnsi="EYInterstate Light" w:cstheme="minorHAnsi"/>
                <w:color w:val="000000"/>
                <w:szCs w:val="20"/>
              </w:rPr>
              <w:t>F1-RETFCONFG</w:t>
            </w:r>
          </w:p>
        </w:tc>
      </w:tr>
      <w:tr w:rsidR="007D5D5B" w:rsidRPr="00626604" w14:paraId="4E74B1E6" w14:textId="77777777" w:rsidTr="00295480">
        <w:trPr>
          <w:cantSplit/>
        </w:trPr>
        <w:tc>
          <w:tcPr>
            <w:tcW w:w="2375" w:type="dxa"/>
            <w:gridSpan w:val="2"/>
            <w:shd w:val="clear" w:color="auto" w:fill="FFFFFF" w:themeFill="background1"/>
          </w:tcPr>
          <w:p w14:paraId="142EA26A" w14:textId="0B0A55DD" w:rsidR="007D5D5B" w:rsidRDefault="007D5D5B" w:rsidP="00295480">
            <w:pPr>
              <w:pStyle w:val="Response1"/>
              <w:rPr>
                <w:rFonts w:ascii="EYInterstate Light" w:hAnsi="EYInterstate Light" w:cstheme="minorHAnsi"/>
                <w:color w:val="000000"/>
                <w:szCs w:val="20"/>
              </w:rPr>
            </w:pPr>
            <w:r>
              <w:rPr>
                <w:rFonts w:ascii="EYInterstate Light" w:hAnsi="EYInterstate Light" w:cstheme="minorHAnsi"/>
                <w:color w:val="000000"/>
                <w:szCs w:val="20"/>
              </w:rPr>
              <w:t>Business Object</w:t>
            </w:r>
          </w:p>
        </w:tc>
        <w:tc>
          <w:tcPr>
            <w:tcW w:w="3610" w:type="dxa"/>
            <w:shd w:val="clear" w:color="auto" w:fill="FFFFFF" w:themeFill="background1"/>
          </w:tcPr>
          <w:p w14:paraId="5C198051" w14:textId="50D82411" w:rsidR="007D5D5B" w:rsidRPr="00E25CC6" w:rsidRDefault="007D5D5B" w:rsidP="00295480">
            <w:pPr>
              <w:pStyle w:val="Response1"/>
              <w:rPr>
                <w:rFonts w:ascii="EYInterstate Light" w:hAnsi="EYInterstate Light" w:cstheme="minorHAnsi"/>
                <w:color w:val="000000"/>
                <w:szCs w:val="20"/>
              </w:rPr>
            </w:pPr>
            <w:r>
              <w:rPr>
                <w:rFonts w:ascii="EYInterstate Light" w:hAnsi="EYInterstate Light" w:cstheme="minorHAnsi"/>
                <w:color w:val="000000"/>
                <w:szCs w:val="20"/>
              </w:rPr>
              <w:t>F1-Lookup</w:t>
            </w:r>
          </w:p>
        </w:tc>
        <w:tc>
          <w:tcPr>
            <w:tcW w:w="3266" w:type="dxa"/>
            <w:shd w:val="clear" w:color="auto" w:fill="FFFFFF" w:themeFill="background1"/>
          </w:tcPr>
          <w:p w14:paraId="595C8C06" w14:textId="0B2AFE42" w:rsidR="007D5D5B" w:rsidRPr="00E25CC6" w:rsidRDefault="007D5D5B" w:rsidP="00295480">
            <w:pPr>
              <w:pStyle w:val="Response1"/>
              <w:rPr>
                <w:rFonts w:ascii="EYInterstate Light" w:hAnsi="EYInterstate Light" w:cstheme="minorHAnsi"/>
                <w:color w:val="000000"/>
                <w:szCs w:val="20"/>
              </w:rPr>
            </w:pPr>
            <w:r>
              <w:rPr>
                <w:rFonts w:ascii="EYInterstate Light" w:hAnsi="EYInterstate Light" w:cstheme="minorHAnsi"/>
                <w:color w:val="000000"/>
                <w:szCs w:val="20"/>
              </w:rPr>
              <w:t>F1-Lookup</w:t>
            </w:r>
          </w:p>
        </w:tc>
      </w:tr>
      <w:tr w:rsidR="00295480" w:rsidRPr="00626604" w14:paraId="2A71B4D2" w14:textId="77777777" w:rsidTr="00295480">
        <w:trPr>
          <w:cantSplit/>
        </w:trPr>
        <w:tc>
          <w:tcPr>
            <w:tcW w:w="9251" w:type="dxa"/>
            <w:gridSpan w:val="4"/>
            <w:shd w:val="clear" w:color="auto" w:fill="002060"/>
          </w:tcPr>
          <w:p w14:paraId="64CD137E" w14:textId="77777777" w:rsidR="00295480" w:rsidRPr="00626604" w:rsidRDefault="00295480" w:rsidP="00295480">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Schema</w:t>
            </w:r>
          </w:p>
        </w:tc>
      </w:tr>
      <w:tr w:rsidR="00295480" w:rsidRPr="00626604" w14:paraId="1F14A694" w14:textId="77777777" w:rsidTr="00295480">
        <w:trPr>
          <w:cantSplit/>
        </w:trPr>
        <w:tc>
          <w:tcPr>
            <w:tcW w:w="9251" w:type="dxa"/>
            <w:gridSpan w:val="4"/>
          </w:tcPr>
          <w:p w14:paraId="24987BC7" w14:textId="77777777" w:rsidR="00295480" w:rsidRPr="00787AC2" w:rsidRDefault="00295480" w:rsidP="00295480">
            <w:pPr>
              <w:pStyle w:val="Response1"/>
              <w:spacing w:before="0"/>
              <w:rPr>
                <w:rFonts w:ascii="EYInterstate Light" w:hAnsi="EYInterstate Light" w:cstheme="minorHAnsi"/>
                <w:color w:val="000000"/>
                <w:szCs w:val="20"/>
              </w:rPr>
            </w:pPr>
            <w:r w:rsidRPr="00787AC2">
              <w:rPr>
                <w:rFonts w:ascii="EYInterstate Light" w:hAnsi="EYInterstate Light" w:cstheme="minorHAnsi"/>
                <w:color w:val="000000"/>
                <w:szCs w:val="20"/>
              </w:rPr>
              <w:t>&lt;schema&gt;</w:t>
            </w:r>
          </w:p>
          <w:p w14:paraId="08D13B37" w14:textId="77777777" w:rsidR="00295480" w:rsidRPr="00787AC2" w:rsidRDefault="00295480" w:rsidP="00295480">
            <w:pPr>
              <w:pStyle w:val="Response1"/>
              <w:spacing w:before="0"/>
              <w:rPr>
                <w:rFonts w:ascii="EYInterstate Light" w:hAnsi="EYInterstate Light" w:cstheme="minorHAnsi"/>
                <w:color w:val="000000"/>
                <w:szCs w:val="20"/>
              </w:rPr>
            </w:pPr>
            <w:r w:rsidRPr="00787AC2">
              <w:rPr>
                <w:rFonts w:ascii="EYInterstate Light" w:hAnsi="EYInterstate Light" w:cstheme="minorHAnsi"/>
                <w:color w:val="000000"/>
                <w:szCs w:val="20"/>
              </w:rPr>
              <w:t xml:space="preserve">    &lt;input type="group"&gt;</w:t>
            </w:r>
          </w:p>
          <w:p w14:paraId="5DD9701D" w14:textId="77777777" w:rsidR="00295480" w:rsidRPr="00787AC2" w:rsidRDefault="00295480" w:rsidP="00295480">
            <w:pPr>
              <w:pStyle w:val="Response1"/>
              <w:spacing w:before="0"/>
              <w:rPr>
                <w:rFonts w:ascii="EYInterstate Light" w:hAnsi="EYInterstate Light" w:cstheme="minorHAnsi"/>
                <w:color w:val="000000"/>
                <w:szCs w:val="20"/>
              </w:rPr>
            </w:pPr>
            <w:r w:rsidRPr="00787AC2">
              <w:rPr>
                <w:rFonts w:ascii="EYInterstate Light" w:hAnsi="EYInterstate Light" w:cstheme="minorHAnsi"/>
                <w:color w:val="000000"/>
                <w:szCs w:val="20"/>
              </w:rPr>
              <w:t xml:space="preserve">        &lt;</w:t>
            </w:r>
            <w:proofErr w:type="spellStart"/>
            <w:r w:rsidRPr="00787AC2">
              <w:rPr>
                <w:rFonts w:ascii="EYInterstate Light" w:hAnsi="EYInterstate Light" w:cstheme="minorHAnsi"/>
                <w:color w:val="000000"/>
                <w:szCs w:val="20"/>
              </w:rPr>
              <w:t>accountId</w:t>
            </w:r>
            <w:proofErr w:type="spellEnd"/>
            <w:r w:rsidRPr="00787AC2">
              <w:rPr>
                <w:rFonts w:ascii="EYInterstate Light" w:hAnsi="EYInterstate Light" w:cstheme="minorHAnsi"/>
                <w:color w:val="000000"/>
                <w:szCs w:val="20"/>
              </w:rPr>
              <w:t xml:space="preserve"> </w:t>
            </w:r>
            <w:proofErr w:type="spellStart"/>
            <w:r w:rsidRPr="00787AC2">
              <w:rPr>
                <w:rFonts w:ascii="EYInterstate Light" w:hAnsi="EYInterstate Light" w:cstheme="minorHAnsi"/>
                <w:color w:val="000000"/>
                <w:szCs w:val="20"/>
              </w:rPr>
              <w:t>dataType</w:t>
            </w:r>
            <w:proofErr w:type="spellEnd"/>
            <w:r w:rsidRPr="00787AC2">
              <w:rPr>
                <w:rFonts w:ascii="EYInterstate Light" w:hAnsi="EYInterstate Light" w:cstheme="minorHAnsi"/>
                <w:color w:val="000000"/>
                <w:szCs w:val="20"/>
              </w:rPr>
              <w:t>="string"/&gt;</w:t>
            </w:r>
          </w:p>
          <w:p w14:paraId="79AEFF25" w14:textId="77777777" w:rsidR="00295480" w:rsidRPr="00787AC2" w:rsidRDefault="00295480" w:rsidP="00295480">
            <w:pPr>
              <w:pStyle w:val="Response1"/>
              <w:spacing w:before="0"/>
              <w:rPr>
                <w:rFonts w:ascii="EYInterstate Light" w:hAnsi="EYInterstate Light" w:cstheme="minorHAnsi"/>
                <w:color w:val="000000"/>
                <w:szCs w:val="20"/>
              </w:rPr>
            </w:pPr>
            <w:r w:rsidRPr="00787AC2">
              <w:rPr>
                <w:rFonts w:ascii="EYInterstate Light" w:hAnsi="EYInterstate Light" w:cstheme="minorHAnsi"/>
                <w:color w:val="000000"/>
                <w:szCs w:val="20"/>
              </w:rPr>
              <w:t xml:space="preserve">    &lt;/input&gt;</w:t>
            </w:r>
          </w:p>
          <w:p w14:paraId="497F1CE3" w14:textId="77777777" w:rsidR="00295480" w:rsidRPr="00787AC2" w:rsidRDefault="00295480" w:rsidP="00295480">
            <w:pPr>
              <w:pStyle w:val="Response1"/>
              <w:spacing w:before="0"/>
              <w:rPr>
                <w:rFonts w:ascii="EYInterstate Light" w:hAnsi="EYInterstate Light" w:cstheme="minorHAnsi"/>
                <w:color w:val="000000"/>
                <w:szCs w:val="20"/>
              </w:rPr>
            </w:pPr>
            <w:r w:rsidRPr="00787AC2">
              <w:rPr>
                <w:rFonts w:ascii="EYInterstate Light" w:hAnsi="EYInterstate Light" w:cstheme="minorHAnsi"/>
                <w:color w:val="000000"/>
                <w:szCs w:val="20"/>
              </w:rPr>
              <w:t xml:space="preserve">    &lt;output type="group"&gt;</w:t>
            </w:r>
          </w:p>
          <w:p w14:paraId="2C84006A" w14:textId="77777777" w:rsidR="00295480" w:rsidRPr="00787AC2" w:rsidRDefault="00295480" w:rsidP="00295480">
            <w:pPr>
              <w:pStyle w:val="Response1"/>
              <w:spacing w:before="0"/>
              <w:rPr>
                <w:rFonts w:ascii="EYInterstate Light" w:hAnsi="EYInterstate Light" w:cstheme="minorHAnsi"/>
                <w:color w:val="000000"/>
                <w:szCs w:val="20"/>
              </w:rPr>
            </w:pPr>
            <w:r w:rsidRPr="00787AC2">
              <w:rPr>
                <w:rFonts w:ascii="EYInterstate Light" w:hAnsi="EYInterstate Light" w:cstheme="minorHAnsi"/>
                <w:color w:val="000000"/>
                <w:szCs w:val="20"/>
              </w:rPr>
              <w:t xml:space="preserve">        &lt;</w:t>
            </w:r>
            <w:proofErr w:type="spellStart"/>
            <w:r w:rsidRPr="00787AC2">
              <w:rPr>
                <w:rFonts w:ascii="EYInterstate Light" w:hAnsi="EYInterstate Light" w:cstheme="minorHAnsi"/>
                <w:color w:val="000000"/>
                <w:szCs w:val="20"/>
              </w:rPr>
              <w:t>personId</w:t>
            </w:r>
            <w:proofErr w:type="spellEnd"/>
            <w:r w:rsidRPr="00787AC2">
              <w:rPr>
                <w:rFonts w:ascii="EYInterstate Light" w:hAnsi="EYInterstate Light" w:cstheme="minorHAnsi"/>
                <w:color w:val="000000"/>
                <w:szCs w:val="20"/>
              </w:rPr>
              <w:t xml:space="preserve"> </w:t>
            </w:r>
            <w:proofErr w:type="spellStart"/>
            <w:r w:rsidRPr="00787AC2">
              <w:rPr>
                <w:rFonts w:ascii="EYInterstate Light" w:hAnsi="EYInterstate Light" w:cstheme="minorHAnsi"/>
                <w:color w:val="000000"/>
                <w:szCs w:val="20"/>
              </w:rPr>
              <w:t>dataType</w:t>
            </w:r>
            <w:proofErr w:type="spellEnd"/>
            <w:r w:rsidRPr="00787AC2">
              <w:rPr>
                <w:rFonts w:ascii="EYInterstate Light" w:hAnsi="EYInterstate Light" w:cstheme="minorHAnsi"/>
                <w:color w:val="000000"/>
                <w:szCs w:val="20"/>
              </w:rPr>
              <w:t>="string"/&gt;</w:t>
            </w:r>
          </w:p>
          <w:p w14:paraId="5F10B514" w14:textId="77777777" w:rsidR="00295480" w:rsidRPr="00787AC2" w:rsidRDefault="00295480" w:rsidP="00295480">
            <w:pPr>
              <w:pStyle w:val="Response1"/>
              <w:spacing w:before="0"/>
              <w:rPr>
                <w:rFonts w:ascii="EYInterstate Light" w:hAnsi="EYInterstate Light" w:cstheme="minorHAnsi"/>
                <w:color w:val="000000"/>
                <w:szCs w:val="20"/>
              </w:rPr>
            </w:pPr>
            <w:r w:rsidRPr="00787AC2">
              <w:rPr>
                <w:rFonts w:ascii="EYInterstate Light" w:hAnsi="EYInterstate Light" w:cstheme="minorHAnsi"/>
                <w:color w:val="000000"/>
                <w:szCs w:val="20"/>
              </w:rPr>
              <w:t xml:space="preserve">        &lt;</w:t>
            </w:r>
            <w:proofErr w:type="spellStart"/>
            <w:r w:rsidRPr="00787AC2">
              <w:rPr>
                <w:rFonts w:ascii="EYInterstate Light" w:hAnsi="EYInterstate Light" w:cstheme="minorHAnsi"/>
                <w:color w:val="000000"/>
                <w:szCs w:val="20"/>
              </w:rPr>
              <w:t>entityName</w:t>
            </w:r>
            <w:proofErr w:type="spellEnd"/>
            <w:r w:rsidRPr="00787AC2">
              <w:rPr>
                <w:rFonts w:ascii="EYInterstate Light" w:hAnsi="EYInterstate Light" w:cstheme="minorHAnsi"/>
                <w:color w:val="000000"/>
                <w:szCs w:val="20"/>
              </w:rPr>
              <w:t xml:space="preserve"> </w:t>
            </w:r>
            <w:proofErr w:type="spellStart"/>
            <w:r w:rsidRPr="00787AC2">
              <w:rPr>
                <w:rFonts w:ascii="EYInterstate Light" w:hAnsi="EYInterstate Light" w:cstheme="minorHAnsi"/>
                <w:color w:val="000000"/>
                <w:szCs w:val="20"/>
              </w:rPr>
              <w:t>dataType</w:t>
            </w:r>
            <w:proofErr w:type="spellEnd"/>
            <w:r w:rsidRPr="00787AC2">
              <w:rPr>
                <w:rFonts w:ascii="EYInterstate Light" w:hAnsi="EYInterstate Light" w:cstheme="minorHAnsi"/>
                <w:color w:val="000000"/>
                <w:szCs w:val="20"/>
              </w:rPr>
              <w:t>="string"/&gt;</w:t>
            </w:r>
          </w:p>
          <w:p w14:paraId="1EFFA08D" w14:textId="77777777" w:rsidR="00295480" w:rsidRPr="00787AC2" w:rsidRDefault="00295480" w:rsidP="00295480">
            <w:pPr>
              <w:pStyle w:val="Response1"/>
              <w:spacing w:before="0"/>
              <w:rPr>
                <w:rFonts w:ascii="EYInterstate Light" w:hAnsi="EYInterstate Light" w:cstheme="minorHAnsi"/>
                <w:color w:val="000000"/>
                <w:szCs w:val="20"/>
              </w:rPr>
            </w:pPr>
            <w:r w:rsidRPr="00787AC2">
              <w:rPr>
                <w:rFonts w:ascii="EYInterstate Light" w:hAnsi="EYInterstate Light" w:cstheme="minorHAnsi"/>
                <w:color w:val="000000"/>
                <w:szCs w:val="20"/>
              </w:rPr>
              <w:t xml:space="preserve">        &lt;</w:t>
            </w:r>
            <w:proofErr w:type="spellStart"/>
            <w:r w:rsidRPr="00787AC2">
              <w:rPr>
                <w:rFonts w:ascii="EYInterstate Light" w:hAnsi="EYInterstate Light" w:cstheme="minorHAnsi"/>
                <w:color w:val="000000"/>
                <w:szCs w:val="20"/>
              </w:rPr>
              <w:t>currentAmount</w:t>
            </w:r>
            <w:proofErr w:type="spellEnd"/>
            <w:r w:rsidRPr="00787AC2">
              <w:rPr>
                <w:rFonts w:ascii="EYInterstate Light" w:hAnsi="EYInterstate Light" w:cstheme="minorHAnsi"/>
                <w:color w:val="000000"/>
                <w:szCs w:val="20"/>
              </w:rPr>
              <w:t xml:space="preserve"> </w:t>
            </w:r>
            <w:proofErr w:type="spellStart"/>
            <w:r w:rsidRPr="00787AC2">
              <w:rPr>
                <w:rFonts w:ascii="EYInterstate Light" w:hAnsi="EYInterstate Light" w:cstheme="minorHAnsi"/>
                <w:color w:val="000000"/>
                <w:szCs w:val="20"/>
              </w:rPr>
              <w:t>dataType</w:t>
            </w:r>
            <w:proofErr w:type="spellEnd"/>
            <w:r w:rsidRPr="00787AC2">
              <w:rPr>
                <w:rFonts w:ascii="EYInterstate Light" w:hAnsi="EYInterstate Light" w:cstheme="minorHAnsi"/>
                <w:color w:val="000000"/>
                <w:szCs w:val="20"/>
              </w:rPr>
              <w:t>="number"/&gt;</w:t>
            </w:r>
          </w:p>
          <w:p w14:paraId="4FBF045C" w14:textId="77777777" w:rsidR="00295480" w:rsidRPr="00787AC2" w:rsidRDefault="00295480" w:rsidP="00295480">
            <w:pPr>
              <w:pStyle w:val="Response1"/>
              <w:spacing w:before="0"/>
              <w:rPr>
                <w:rFonts w:ascii="EYInterstate Light" w:hAnsi="EYInterstate Light" w:cstheme="minorHAnsi"/>
                <w:color w:val="000000"/>
                <w:szCs w:val="20"/>
              </w:rPr>
            </w:pPr>
            <w:r w:rsidRPr="00787AC2">
              <w:rPr>
                <w:rFonts w:ascii="EYInterstate Light" w:hAnsi="EYInterstate Light" w:cstheme="minorHAnsi"/>
                <w:color w:val="000000"/>
                <w:szCs w:val="20"/>
              </w:rPr>
              <w:t xml:space="preserve">        &lt;</w:t>
            </w:r>
            <w:proofErr w:type="spellStart"/>
            <w:r w:rsidRPr="00787AC2">
              <w:rPr>
                <w:rFonts w:ascii="EYInterstate Light" w:hAnsi="EYInterstate Light" w:cstheme="minorHAnsi"/>
                <w:color w:val="000000"/>
                <w:szCs w:val="20"/>
              </w:rPr>
              <w:t>totalAmount</w:t>
            </w:r>
            <w:proofErr w:type="spellEnd"/>
            <w:r w:rsidRPr="00787AC2">
              <w:rPr>
                <w:rFonts w:ascii="EYInterstate Light" w:hAnsi="EYInterstate Light" w:cstheme="minorHAnsi"/>
                <w:color w:val="000000"/>
                <w:szCs w:val="20"/>
              </w:rPr>
              <w:t xml:space="preserve"> </w:t>
            </w:r>
            <w:proofErr w:type="spellStart"/>
            <w:r w:rsidRPr="00787AC2">
              <w:rPr>
                <w:rFonts w:ascii="EYInterstate Light" w:hAnsi="EYInterstate Light" w:cstheme="minorHAnsi"/>
                <w:color w:val="000000"/>
                <w:szCs w:val="20"/>
              </w:rPr>
              <w:t>dataType</w:t>
            </w:r>
            <w:proofErr w:type="spellEnd"/>
            <w:r w:rsidRPr="00787AC2">
              <w:rPr>
                <w:rFonts w:ascii="EYInterstate Light" w:hAnsi="EYInterstate Light" w:cstheme="minorHAnsi"/>
                <w:color w:val="000000"/>
                <w:szCs w:val="20"/>
              </w:rPr>
              <w:t>="number"/&gt;</w:t>
            </w:r>
          </w:p>
          <w:p w14:paraId="6E170DAB" w14:textId="77777777" w:rsidR="00295480" w:rsidRPr="00787AC2" w:rsidRDefault="00295480" w:rsidP="00295480">
            <w:pPr>
              <w:pStyle w:val="Response1"/>
              <w:spacing w:before="0"/>
              <w:rPr>
                <w:rFonts w:ascii="EYInterstate Light" w:hAnsi="EYInterstate Light" w:cstheme="minorHAnsi"/>
                <w:color w:val="000000"/>
                <w:szCs w:val="20"/>
              </w:rPr>
            </w:pPr>
            <w:r w:rsidRPr="00787AC2">
              <w:rPr>
                <w:rFonts w:ascii="EYInterstate Light" w:hAnsi="EYInterstate Light" w:cstheme="minorHAnsi"/>
                <w:color w:val="000000"/>
                <w:szCs w:val="20"/>
              </w:rPr>
              <w:t xml:space="preserve">        &lt;</w:t>
            </w:r>
            <w:proofErr w:type="spellStart"/>
            <w:r w:rsidRPr="00787AC2">
              <w:rPr>
                <w:rFonts w:ascii="EYInterstate Light" w:hAnsi="EYInterstate Light" w:cstheme="minorHAnsi"/>
                <w:color w:val="000000"/>
                <w:szCs w:val="20"/>
              </w:rPr>
              <w:t>blockCc</w:t>
            </w:r>
            <w:proofErr w:type="spellEnd"/>
            <w:r w:rsidRPr="00787AC2">
              <w:rPr>
                <w:rFonts w:ascii="EYInterstate Light" w:hAnsi="EYInterstate Light" w:cstheme="minorHAnsi"/>
                <w:color w:val="000000"/>
                <w:szCs w:val="20"/>
              </w:rPr>
              <w:t xml:space="preserve"> </w:t>
            </w:r>
            <w:proofErr w:type="spellStart"/>
            <w:r w:rsidRPr="00787AC2">
              <w:rPr>
                <w:rFonts w:ascii="EYInterstate Light" w:hAnsi="EYInterstate Light" w:cstheme="minorHAnsi"/>
                <w:color w:val="000000"/>
                <w:szCs w:val="20"/>
              </w:rPr>
              <w:t>dataType</w:t>
            </w:r>
            <w:proofErr w:type="spellEnd"/>
            <w:r w:rsidRPr="00787AC2">
              <w:rPr>
                <w:rFonts w:ascii="EYInterstate Light" w:hAnsi="EYInterstate Light" w:cstheme="minorHAnsi"/>
                <w:color w:val="000000"/>
                <w:szCs w:val="20"/>
              </w:rPr>
              <w:t>="string"/&gt;</w:t>
            </w:r>
          </w:p>
          <w:p w14:paraId="05744792" w14:textId="77777777" w:rsidR="00295480" w:rsidRPr="00787AC2" w:rsidRDefault="00295480" w:rsidP="00295480">
            <w:pPr>
              <w:pStyle w:val="Response1"/>
              <w:spacing w:before="0"/>
              <w:rPr>
                <w:rFonts w:ascii="EYInterstate Light" w:hAnsi="EYInterstate Light" w:cstheme="minorHAnsi"/>
                <w:color w:val="000000"/>
                <w:szCs w:val="20"/>
              </w:rPr>
            </w:pPr>
            <w:r w:rsidRPr="00787AC2">
              <w:rPr>
                <w:rFonts w:ascii="EYInterstate Light" w:hAnsi="EYInterstate Light" w:cstheme="minorHAnsi"/>
                <w:color w:val="000000"/>
                <w:szCs w:val="20"/>
              </w:rPr>
              <w:t xml:space="preserve">        &lt;</w:t>
            </w:r>
            <w:proofErr w:type="spellStart"/>
            <w:r w:rsidRPr="00787AC2">
              <w:rPr>
                <w:rFonts w:ascii="EYInterstate Light" w:hAnsi="EYInterstate Light" w:cstheme="minorHAnsi"/>
                <w:color w:val="000000"/>
                <w:szCs w:val="20"/>
              </w:rPr>
              <w:t>blockAch</w:t>
            </w:r>
            <w:proofErr w:type="spellEnd"/>
            <w:r w:rsidRPr="00787AC2">
              <w:rPr>
                <w:rFonts w:ascii="EYInterstate Light" w:hAnsi="EYInterstate Light" w:cstheme="minorHAnsi"/>
                <w:color w:val="000000"/>
                <w:szCs w:val="20"/>
              </w:rPr>
              <w:t xml:space="preserve"> </w:t>
            </w:r>
            <w:proofErr w:type="spellStart"/>
            <w:r w:rsidRPr="00787AC2">
              <w:rPr>
                <w:rFonts w:ascii="EYInterstate Light" w:hAnsi="EYInterstate Light" w:cstheme="minorHAnsi"/>
                <w:color w:val="000000"/>
                <w:szCs w:val="20"/>
              </w:rPr>
              <w:t>dataType</w:t>
            </w:r>
            <w:proofErr w:type="spellEnd"/>
            <w:r w:rsidRPr="00787AC2">
              <w:rPr>
                <w:rFonts w:ascii="EYInterstate Light" w:hAnsi="EYInterstate Light" w:cstheme="minorHAnsi"/>
                <w:color w:val="000000"/>
                <w:szCs w:val="20"/>
              </w:rPr>
              <w:t>="string"/&gt;</w:t>
            </w:r>
          </w:p>
          <w:p w14:paraId="58EA55A0" w14:textId="77777777" w:rsidR="00295480" w:rsidRPr="00787AC2" w:rsidRDefault="00295480" w:rsidP="00295480">
            <w:pPr>
              <w:pStyle w:val="Response1"/>
              <w:spacing w:before="0"/>
              <w:rPr>
                <w:rFonts w:ascii="EYInterstate Light" w:hAnsi="EYInterstate Light" w:cstheme="minorHAnsi"/>
                <w:color w:val="000000"/>
                <w:szCs w:val="20"/>
              </w:rPr>
            </w:pPr>
            <w:r w:rsidRPr="00787AC2">
              <w:rPr>
                <w:rFonts w:ascii="EYInterstate Light" w:hAnsi="EYInterstate Light" w:cstheme="minorHAnsi"/>
                <w:color w:val="000000"/>
                <w:szCs w:val="20"/>
              </w:rPr>
              <w:t xml:space="preserve">        &lt;status </w:t>
            </w:r>
            <w:proofErr w:type="spellStart"/>
            <w:r w:rsidRPr="00787AC2">
              <w:rPr>
                <w:rFonts w:ascii="EYInterstate Light" w:hAnsi="EYInterstate Light" w:cstheme="minorHAnsi"/>
                <w:color w:val="000000"/>
                <w:szCs w:val="20"/>
              </w:rPr>
              <w:t>dataType</w:t>
            </w:r>
            <w:proofErr w:type="spellEnd"/>
            <w:r w:rsidRPr="00787AC2">
              <w:rPr>
                <w:rFonts w:ascii="EYInterstate Light" w:hAnsi="EYInterstate Light" w:cstheme="minorHAnsi"/>
                <w:color w:val="000000"/>
                <w:szCs w:val="20"/>
              </w:rPr>
              <w:t>="string"/&gt;</w:t>
            </w:r>
          </w:p>
          <w:p w14:paraId="30E3ADB2" w14:textId="77777777" w:rsidR="00295480" w:rsidRPr="00787AC2" w:rsidRDefault="00295480" w:rsidP="00295480">
            <w:pPr>
              <w:pStyle w:val="Response1"/>
              <w:spacing w:before="0"/>
              <w:rPr>
                <w:rFonts w:ascii="EYInterstate Light" w:hAnsi="EYInterstate Light" w:cstheme="minorHAnsi"/>
                <w:color w:val="000000"/>
                <w:szCs w:val="20"/>
              </w:rPr>
            </w:pPr>
            <w:r w:rsidRPr="00787AC2">
              <w:rPr>
                <w:rFonts w:ascii="EYInterstate Light" w:hAnsi="EYInterstate Light" w:cstheme="minorHAnsi"/>
                <w:color w:val="000000"/>
                <w:szCs w:val="20"/>
              </w:rPr>
              <w:t xml:space="preserve">        &lt;</w:t>
            </w:r>
            <w:proofErr w:type="spellStart"/>
            <w:r w:rsidRPr="00787AC2">
              <w:rPr>
                <w:rFonts w:ascii="EYInterstate Light" w:hAnsi="EYInterstate Light" w:cstheme="minorHAnsi"/>
                <w:color w:val="000000"/>
                <w:szCs w:val="20"/>
              </w:rPr>
              <w:t>statusMsg</w:t>
            </w:r>
            <w:proofErr w:type="spellEnd"/>
            <w:r w:rsidRPr="00787AC2">
              <w:rPr>
                <w:rFonts w:ascii="EYInterstate Light" w:hAnsi="EYInterstate Light" w:cstheme="minorHAnsi"/>
                <w:color w:val="000000"/>
                <w:szCs w:val="20"/>
              </w:rPr>
              <w:t xml:space="preserve"> </w:t>
            </w:r>
            <w:proofErr w:type="spellStart"/>
            <w:r w:rsidRPr="00787AC2">
              <w:rPr>
                <w:rFonts w:ascii="EYInterstate Light" w:hAnsi="EYInterstate Light" w:cstheme="minorHAnsi"/>
                <w:color w:val="000000"/>
                <w:szCs w:val="20"/>
              </w:rPr>
              <w:t>dataType</w:t>
            </w:r>
            <w:proofErr w:type="spellEnd"/>
            <w:r w:rsidRPr="00787AC2">
              <w:rPr>
                <w:rFonts w:ascii="EYInterstate Light" w:hAnsi="EYInterstate Light" w:cstheme="minorHAnsi"/>
                <w:color w:val="000000"/>
                <w:szCs w:val="20"/>
              </w:rPr>
              <w:t>="string"/&gt;</w:t>
            </w:r>
          </w:p>
          <w:p w14:paraId="298B65F3" w14:textId="77777777" w:rsidR="00295480" w:rsidRPr="00787AC2" w:rsidRDefault="00295480" w:rsidP="00295480">
            <w:pPr>
              <w:pStyle w:val="Response1"/>
              <w:spacing w:before="0"/>
              <w:rPr>
                <w:rFonts w:ascii="EYInterstate Light" w:hAnsi="EYInterstate Light" w:cstheme="minorHAnsi"/>
                <w:color w:val="000000"/>
                <w:szCs w:val="20"/>
              </w:rPr>
            </w:pPr>
            <w:r w:rsidRPr="00787AC2">
              <w:rPr>
                <w:rFonts w:ascii="EYInterstate Light" w:hAnsi="EYInterstate Light" w:cstheme="minorHAnsi"/>
                <w:color w:val="000000"/>
                <w:szCs w:val="20"/>
              </w:rPr>
              <w:t xml:space="preserve">    &lt;/output&gt;</w:t>
            </w:r>
          </w:p>
          <w:p w14:paraId="6732B347" w14:textId="63D2DE69" w:rsidR="00295480" w:rsidRPr="00626604" w:rsidRDefault="00295480" w:rsidP="00295480">
            <w:pPr>
              <w:pStyle w:val="Response1"/>
              <w:spacing w:before="0"/>
              <w:rPr>
                <w:rFonts w:ascii="EYInterstate Light" w:hAnsi="EYInterstate Light" w:cstheme="minorHAnsi"/>
                <w:color w:val="000000"/>
                <w:szCs w:val="20"/>
              </w:rPr>
            </w:pPr>
            <w:r w:rsidRPr="00787AC2">
              <w:rPr>
                <w:rFonts w:ascii="EYInterstate Light" w:hAnsi="EYInterstate Light" w:cstheme="minorHAnsi"/>
                <w:color w:val="000000"/>
                <w:szCs w:val="20"/>
              </w:rPr>
              <w:t>&lt;/schema&gt;</w:t>
            </w:r>
          </w:p>
        </w:tc>
      </w:tr>
    </w:tbl>
    <w:p w14:paraId="764731F0" w14:textId="77777777" w:rsidR="0009239B" w:rsidRPr="00626604" w:rsidRDefault="0009239B" w:rsidP="00C736AE">
      <w:pPr>
        <w:pStyle w:val="Response1"/>
        <w:rPr>
          <w:rFonts w:ascii="EYInterstate Light" w:hAnsi="EYInterstate Light" w:cstheme="minorHAnsi"/>
        </w:rPr>
      </w:pPr>
    </w:p>
    <w:p w14:paraId="2453AA8B" w14:textId="77777777" w:rsidR="0009239B" w:rsidRPr="00626604" w:rsidRDefault="0009239B" w:rsidP="00C736AE">
      <w:pPr>
        <w:pStyle w:val="Response1"/>
        <w:rPr>
          <w:rFonts w:ascii="EYInterstate Light" w:hAnsi="EYInterstate Light" w:cstheme="minorHAnsi"/>
        </w:rPr>
      </w:pPr>
    </w:p>
    <w:p w14:paraId="38C24EC5" w14:textId="77777777" w:rsidR="0009239B" w:rsidRPr="00626604" w:rsidRDefault="0009239B" w:rsidP="00C736AE">
      <w:pPr>
        <w:pStyle w:val="Response1"/>
        <w:rPr>
          <w:rFonts w:ascii="EYInterstate Light" w:hAnsi="EYInterstate Light" w:cstheme="minorHAnsi"/>
        </w:rPr>
      </w:pPr>
    </w:p>
    <w:p w14:paraId="11549EDB" w14:textId="77777777" w:rsidR="0009239B" w:rsidRPr="00626604" w:rsidRDefault="0009239B" w:rsidP="00C736AE">
      <w:pPr>
        <w:pStyle w:val="Response1"/>
        <w:rPr>
          <w:rFonts w:ascii="EYInterstate Light" w:hAnsi="EYInterstate Light" w:cstheme="minorHAnsi"/>
        </w:rPr>
      </w:pPr>
    </w:p>
    <w:p w14:paraId="765EEF61" w14:textId="77777777" w:rsidR="0009239B" w:rsidRPr="00626604" w:rsidRDefault="0009239B" w:rsidP="00C736AE">
      <w:pPr>
        <w:pStyle w:val="Response1"/>
        <w:rPr>
          <w:rFonts w:ascii="EYInterstate Light" w:hAnsi="EYInterstate Light" w:cstheme="minorHAnsi"/>
        </w:rPr>
      </w:pPr>
    </w:p>
    <w:p w14:paraId="33124271" w14:textId="77777777" w:rsidR="0009239B" w:rsidRPr="00626604" w:rsidRDefault="0009239B" w:rsidP="00C736AE">
      <w:pPr>
        <w:pStyle w:val="Response1"/>
        <w:rPr>
          <w:rFonts w:ascii="EYInterstate Light" w:hAnsi="EYInterstate Light" w:cstheme="minorHAnsi"/>
        </w:rPr>
      </w:pPr>
    </w:p>
    <w:p w14:paraId="5E8BB999" w14:textId="77777777" w:rsidR="0009239B" w:rsidRPr="00626604" w:rsidRDefault="0009239B" w:rsidP="00C736AE">
      <w:pPr>
        <w:pStyle w:val="Response1"/>
        <w:rPr>
          <w:rFonts w:ascii="EYInterstate Light" w:hAnsi="EYInterstate Light" w:cstheme="minorHAnsi"/>
        </w:rPr>
      </w:pPr>
    </w:p>
    <w:p w14:paraId="01EA109E" w14:textId="686B9FB8" w:rsidR="00CB7C2D" w:rsidRDefault="00CB7C2D" w:rsidP="00CB7C2D">
      <w:pPr>
        <w:pStyle w:val="Heading2"/>
        <w:rPr>
          <w:rFonts w:ascii="EYInterstate Light" w:hAnsi="EYInterstate Light"/>
        </w:rPr>
      </w:pPr>
      <w:bookmarkStart w:id="61" w:name="_Toc202981054"/>
      <w:bookmarkStart w:id="62" w:name="_Toc212142104"/>
      <w:r w:rsidRPr="00626604">
        <w:rPr>
          <w:rFonts w:ascii="EYInterstate Light" w:hAnsi="EYInterstate Light"/>
        </w:rPr>
        <w:lastRenderedPageBreak/>
        <w:t>Feature Configuration</w:t>
      </w:r>
      <w:bookmarkEnd w:id="61"/>
      <w:bookmarkEnd w:id="62"/>
      <w:r w:rsidR="000E6B81">
        <w:rPr>
          <w:rFonts w:ascii="EYInterstate Light" w:hAnsi="EYInterstate Light"/>
        </w:rPr>
        <w:t xml:space="preserve"> </w:t>
      </w:r>
    </w:p>
    <w:p w14:paraId="0F4A6A00" w14:textId="25EE77B3" w:rsidR="00C310D2" w:rsidRPr="00C310D2" w:rsidRDefault="00C310D2" w:rsidP="00C310D2">
      <w:pPr>
        <w:pStyle w:val="Heading3"/>
      </w:pPr>
      <w:bookmarkStart w:id="63" w:name="_Toc212142105"/>
      <w:r w:rsidRPr="00C310D2">
        <w:t>CM-ICFEAT</w:t>
      </w:r>
      <w:r w:rsidR="00814B66">
        <w:t xml:space="preserve"> - </w:t>
      </w:r>
      <w:r w:rsidR="00814B66" w:rsidRPr="00814B66">
        <w:t>Invoice Cloud Feature Options</w:t>
      </w:r>
      <w:r w:rsidR="00064BAD">
        <w:t xml:space="preserve"> (Existing)</w:t>
      </w:r>
      <w:bookmarkEnd w:id="63"/>
    </w:p>
    <w:p w14:paraId="1E9777E5" w14:textId="77777777" w:rsidR="00CB7C2D" w:rsidRPr="00626604" w:rsidRDefault="00CB7C2D" w:rsidP="00C310D2">
      <w:pPr>
        <w:pStyle w:val="Heading4"/>
      </w:pPr>
      <w:bookmarkStart w:id="64" w:name="_Toc441836856"/>
      <w:bookmarkStart w:id="65" w:name="_Toc454526215"/>
      <w:bookmarkStart w:id="66" w:name="_Toc202981055"/>
      <w:r w:rsidRPr="00626604">
        <w:t>Feature Type Description</w:t>
      </w:r>
      <w:bookmarkEnd w:id="64"/>
      <w:bookmarkEnd w:id="65"/>
      <w:bookmarkEnd w:id="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68"/>
      </w:tblGrid>
      <w:tr w:rsidR="00CB7C2D" w:rsidRPr="00626604" w14:paraId="16C516E2" w14:textId="77777777" w:rsidTr="00565113">
        <w:trPr>
          <w:cantSplit/>
        </w:trPr>
        <w:tc>
          <w:tcPr>
            <w:tcW w:w="5868" w:type="dxa"/>
            <w:shd w:val="clear" w:color="auto" w:fill="1F3864" w:themeFill="accent5" w:themeFillShade="80"/>
          </w:tcPr>
          <w:p w14:paraId="33DF40C8" w14:textId="77777777" w:rsidR="00CB7C2D" w:rsidRPr="00626604" w:rsidRDefault="00CB7C2D" w:rsidP="00565113">
            <w:pPr>
              <w:pStyle w:val="Response1"/>
              <w:rPr>
                <w:rFonts w:ascii="EYInterstate Light" w:hAnsi="EYInterstate Light" w:cstheme="minorBidi"/>
                <w:color w:val="FFFFFF" w:themeColor="background1"/>
                <w:lang w:val="de-DE"/>
              </w:rPr>
            </w:pPr>
            <w:r w:rsidRPr="00626604">
              <w:rPr>
                <w:rFonts w:ascii="EYInterstate Light" w:hAnsi="EYInterstate Light" w:cstheme="minorBidi"/>
                <w:color w:val="FFFFFF" w:themeColor="background1"/>
                <w:lang w:val="de-DE"/>
              </w:rPr>
              <w:t>Option Type Description</w:t>
            </w:r>
          </w:p>
        </w:tc>
      </w:tr>
      <w:tr w:rsidR="00BB46E4" w:rsidRPr="00626604" w14:paraId="30100832" w14:textId="77777777" w:rsidTr="00565113">
        <w:trPr>
          <w:cantSplit/>
        </w:trPr>
        <w:tc>
          <w:tcPr>
            <w:tcW w:w="5868" w:type="dxa"/>
          </w:tcPr>
          <w:p w14:paraId="220B8C3F" w14:textId="7D0D1D00" w:rsidR="00BB46E4" w:rsidRPr="00626604" w:rsidRDefault="00BB46E4" w:rsidP="00BB46E4">
            <w:pPr>
              <w:pStyle w:val="Response1"/>
              <w:rPr>
                <w:rFonts w:ascii="EYInterstate Light" w:hAnsi="EYInterstate Light" w:cstheme="minorHAnsi"/>
                <w:color w:val="000000"/>
                <w:szCs w:val="20"/>
              </w:rPr>
            </w:pPr>
            <w:r w:rsidRPr="00CA5E88">
              <w:rPr>
                <w:rFonts w:ascii="EYInterstate Light" w:hAnsi="EYInterstate Light" w:cstheme="minorHAnsi"/>
                <w:color w:val="000000"/>
                <w:szCs w:val="20"/>
              </w:rPr>
              <w:t xml:space="preserve">Data Refresh </w:t>
            </w:r>
            <w:proofErr w:type="gramStart"/>
            <w:r w:rsidRPr="00CA5E88">
              <w:rPr>
                <w:rFonts w:ascii="EYInterstate Light" w:hAnsi="EYInterstate Light" w:cstheme="minorHAnsi"/>
                <w:color w:val="000000"/>
                <w:szCs w:val="20"/>
              </w:rPr>
              <w:t>To</w:t>
            </w:r>
            <w:proofErr w:type="gramEnd"/>
            <w:r w:rsidRPr="00CA5E88">
              <w:rPr>
                <w:rFonts w:ascii="EYInterstate Light" w:hAnsi="EYInterstate Light" w:cstheme="minorHAnsi"/>
                <w:color w:val="000000"/>
                <w:szCs w:val="20"/>
              </w:rPr>
              <w:t xml:space="preserve"> Do Type</w:t>
            </w:r>
          </w:p>
        </w:tc>
      </w:tr>
      <w:tr w:rsidR="00BB46E4" w:rsidRPr="00626604" w14:paraId="44A30164" w14:textId="77777777" w:rsidTr="00565113">
        <w:trPr>
          <w:cantSplit/>
        </w:trPr>
        <w:tc>
          <w:tcPr>
            <w:tcW w:w="5868" w:type="dxa"/>
          </w:tcPr>
          <w:p w14:paraId="3DBADC52" w14:textId="7B1E72A5" w:rsidR="00BB46E4" w:rsidRPr="00CA5E88" w:rsidRDefault="00BB46E4" w:rsidP="00BB46E4">
            <w:pPr>
              <w:pStyle w:val="Response1"/>
              <w:rPr>
                <w:rFonts w:ascii="EYInterstate Light" w:hAnsi="EYInterstate Light" w:cstheme="minorHAnsi"/>
                <w:color w:val="000000"/>
                <w:szCs w:val="20"/>
              </w:rPr>
            </w:pPr>
            <w:r w:rsidRPr="00D12FEE">
              <w:rPr>
                <w:rFonts w:ascii="EYInterstate Light" w:hAnsi="EYInterstate Light" w:cstheme="minorHAnsi"/>
                <w:color w:val="000000"/>
                <w:szCs w:val="20"/>
              </w:rPr>
              <w:t>Web Service Error Sender</w:t>
            </w:r>
          </w:p>
        </w:tc>
      </w:tr>
      <w:tr w:rsidR="00BB46E4" w:rsidRPr="00626604" w14:paraId="6E074346" w14:textId="77777777" w:rsidTr="00565113">
        <w:trPr>
          <w:cantSplit/>
        </w:trPr>
        <w:tc>
          <w:tcPr>
            <w:tcW w:w="5868" w:type="dxa"/>
          </w:tcPr>
          <w:p w14:paraId="45191353" w14:textId="5A2128A3" w:rsidR="00BB46E4" w:rsidRPr="00CA5E88" w:rsidRDefault="00BB46E4" w:rsidP="00BB46E4">
            <w:pPr>
              <w:pStyle w:val="Response1"/>
              <w:rPr>
                <w:rFonts w:ascii="EYInterstate Light" w:hAnsi="EYInterstate Light" w:cstheme="minorHAnsi"/>
                <w:color w:val="000000"/>
                <w:szCs w:val="20"/>
              </w:rPr>
            </w:pPr>
            <w:r w:rsidRPr="00D12FEE">
              <w:rPr>
                <w:rFonts w:ascii="EYInterstate Light" w:hAnsi="EYInterstate Light" w:cstheme="minorHAnsi"/>
                <w:color w:val="000000"/>
                <w:szCs w:val="20"/>
              </w:rPr>
              <w:t>Web Service Error Recipient List</w:t>
            </w:r>
          </w:p>
        </w:tc>
      </w:tr>
      <w:tr w:rsidR="00BB46E4" w:rsidRPr="00626604" w14:paraId="4721EE57" w14:textId="77777777" w:rsidTr="00565113">
        <w:trPr>
          <w:cantSplit/>
        </w:trPr>
        <w:tc>
          <w:tcPr>
            <w:tcW w:w="5868" w:type="dxa"/>
          </w:tcPr>
          <w:p w14:paraId="2AB6F000" w14:textId="4520E96E" w:rsidR="00BB46E4" w:rsidRPr="00CA5E88" w:rsidRDefault="00BB46E4" w:rsidP="00BB46E4">
            <w:pPr>
              <w:pStyle w:val="Response1"/>
              <w:rPr>
                <w:rFonts w:ascii="EYInterstate Light" w:hAnsi="EYInterstate Light" w:cstheme="minorHAnsi"/>
                <w:color w:val="000000"/>
                <w:szCs w:val="20"/>
              </w:rPr>
            </w:pPr>
            <w:r w:rsidRPr="00D12FEE">
              <w:rPr>
                <w:rFonts w:ascii="EYInterstate Light" w:hAnsi="EYInterstate Light" w:cstheme="minorHAnsi"/>
                <w:color w:val="000000"/>
                <w:szCs w:val="20"/>
              </w:rPr>
              <w:t>SMTP Hostname</w:t>
            </w:r>
          </w:p>
        </w:tc>
      </w:tr>
    </w:tbl>
    <w:p w14:paraId="721723F1" w14:textId="77777777" w:rsidR="00CB7C2D" w:rsidRPr="00626604" w:rsidRDefault="00CB7C2D" w:rsidP="00CB7C2D">
      <w:pPr>
        <w:pStyle w:val="Response1"/>
        <w:rPr>
          <w:rFonts w:ascii="EYInterstate Light" w:hAnsi="EYInterstate Light" w:cstheme="minorHAnsi"/>
        </w:rPr>
      </w:pPr>
    </w:p>
    <w:p w14:paraId="7CCAB877" w14:textId="77777777" w:rsidR="00CB7C2D" w:rsidRPr="00626604" w:rsidRDefault="00CB7C2D" w:rsidP="00C310D2">
      <w:pPr>
        <w:pStyle w:val="Heading4"/>
      </w:pPr>
      <w:bookmarkStart w:id="67" w:name="_Toc441836857"/>
      <w:bookmarkStart w:id="68" w:name="_Toc454526216"/>
      <w:bookmarkStart w:id="69" w:name="_Toc202981056"/>
      <w:r w:rsidRPr="00626604">
        <w:t>Feature Option and value</w:t>
      </w:r>
      <w:bookmarkEnd w:id="67"/>
      <w:bookmarkEnd w:id="68"/>
      <w:bookmarkEnd w:id="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88"/>
        <w:gridCol w:w="5868"/>
      </w:tblGrid>
      <w:tr w:rsidR="00CB7C2D" w:rsidRPr="00626604" w14:paraId="3D8AFBA4" w14:textId="77777777" w:rsidTr="00565113">
        <w:trPr>
          <w:cantSplit/>
        </w:trPr>
        <w:tc>
          <w:tcPr>
            <w:tcW w:w="2988" w:type="dxa"/>
            <w:shd w:val="clear" w:color="auto" w:fill="002060"/>
          </w:tcPr>
          <w:p w14:paraId="0813A2A6" w14:textId="77777777" w:rsidR="00CB7C2D" w:rsidRPr="00626604" w:rsidRDefault="00CB7C2D" w:rsidP="00565113">
            <w:pPr>
              <w:pStyle w:val="Response1"/>
              <w:rPr>
                <w:rFonts w:ascii="EYInterstate Light" w:hAnsi="EYInterstate Light" w:cstheme="minorBidi"/>
                <w:color w:val="FFFFFF" w:themeColor="background1"/>
                <w:lang w:val="de-DE"/>
              </w:rPr>
            </w:pPr>
            <w:r w:rsidRPr="00626604">
              <w:rPr>
                <w:rFonts w:ascii="EYInterstate Light" w:hAnsi="EYInterstate Light" w:cstheme="minorBidi"/>
                <w:color w:val="FFFFFF" w:themeColor="background1"/>
                <w:lang w:val="de-DE"/>
              </w:rPr>
              <w:t>Option</w:t>
            </w:r>
          </w:p>
        </w:tc>
        <w:tc>
          <w:tcPr>
            <w:tcW w:w="5868" w:type="dxa"/>
            <w:shd w:val="clear" w:color="auto" w:fill="002060"/>
          </w:tcPr>
          <w:p w14:paraId="74535FB1" w14:textId="77777777" w:rsidR="00CB7C2D" w:rsidRPr="00626604" w:rsidRDefault="00CB7C2D" w:rsidP="00565113">
            <w:pPr>
              <w:pStyle w:val="Response1"/>
              <w:rPr>
                <w:rFonts w:ascii="EYInterstate Light" w:hAnsi="EYInterstate Light" w:cstheme="minorBidi"/>
                <w:color w:val="FFFFFF" w:themeColor="background1"/>
                <w:lang w:val="de-DE"/>
              </w:rPr>
            </w:pPr>
            <w:r w:rsidRPr="00626604">
              <w:rPr>
                <w:rFonts w:ascii="EYInterstate Light" w:hAnsi="EYInterstate Light" w:cstheme="minorBidi"/>
                <w:color w:val="FFFFFF" w:themeColor="background1"/>
                <w:lang w:val="de-DE"/>
              </w:rPr>
              <w:t>Value</w:t>
            </w:r>
          </w:p>
        </w:tc>
      </w:tr>
      <w:tr w:rsidR="00CB7C2D" w:rsidRPr="00626604" w14:paraId="050B1165" w14:textId="77777777" w:rsidTr="00565113">
        <w:trPr>
          <w:cantSplit/>
        </w:trPr>
        <w:tc>
          <w:tcPr>
            <w:tcW w:w="2988" w:type="dxa"/>
          </w:tcPr>
          <w:p w14:paraId="17E4A39D" w14:textId="3DC0BE3E" w:rsidR="00CB7C2D" w:rsidRPr="00D10511" w:rsidRDefault="00CA5E88" w:rsidP="00D10511">
            <w:pPr>
              <w:spacing w:line="360" w:lineRule="atLeast"/>
              <w:ind w:left="30" w:right="30"/>
              <w:rPr>
                <w:rFonts w:ascii="EYInterstate Light" w:eastAsia="Times New Roman" w:hAnsi="EYInterstate Light" w:cstheme="minorHAnsi"/>
                <w:color w:val="000000"/>
                <w:sz w:val="22"/>
                <w:szCs w:val="20"/>
              </w:rPr>
            </w:pPr>
            <w:r w:rsidRPr="00D10511">
              <w:rPr>
                <w:rFonts w:ascii="EYInterstate Light" w:eastAsia="Times New Roman" w:hAnsi="EYInterstate Light" w:cstheme="minorHAnsi"/>
                <w:color w:val="000000"/>
                <w:sz w:val="22"/>
                <w:szCs w:val="20"/>
              </w:rPr>
              <w:t xml:space="preserve">Data Refresh </w:t>
            </w:r>
            <w:proofErr w:type="gramStart"/>
            <w:r w:rsidRPr="00D10511">
              <w:rPr>
                <w:rFonts w:ascii="EYInterstate Light" w:eastAsia="Times New Roman" w:hAnsi="EYInterstate Light" w:cstheme="minorHAnsi"/>
                <w:color w:val="000000"/>
                <w:sz w:val="22"/>
                <w:szCs w:val="20"/>
              </w:rPr>
              <w:t>To</w:t>
            </w:r>
            <w:proofErr w:type="gramEnd"/>
            <w:r w:rsidRPr="00D10511">
              <w:rPr>
                <w:rFonts w:ascii="EYInterstate Light" w:eastAsia="Times New Roman" w:hAnsi="EYInterstate Light" w:cstheme="minorHAnsi"/>
                <w:color w:val="000000"/>
                <w:sz w:val="22"/>
                <w:szCs w:val="20"/>
              </w:rPr>
              <w:t xml:space="preserve"> Do Type</w:t>
            </w:r>
          </w:p>
        </w:tc>
        <w:tc>
          <w:tcPr>
            <w:tcW w:w="5868" w:type="dxa"/>
          </w:tcPr>
          <w:p w14:paraId="39657A21" w14:textId="172FF60A" w:rsidR="00CB7C2D" w:rsidRPr="00D10511" w:rsidRDefault="00CA5E88" w:rsidP="00D10511">
            <w:pPr>
              <w:spacing w:line="360" w:lineRule="atLeast"/>
              <w:ind w:left="30" w:right="30"/>
              <w:rPr>
                <w:rFonts w:ascii="EYInterstate Light" w:eastAsia="Times New Roman" w:hAnsi="EYInterstate Light" w:cstheme="minorHAnsi"/>
                <w:color w:val="000000"/>
                <w:sz w:val="22"/>
                <w:szCs w:val="20"/>
              </w:rPr>
            </w:pPr>
            <w:r w:rsidRPr="00D10511">
              <w:rPr>
                <w:rFonts w:ascii="EYInterstate Light" w:eastAsia="Times New Roman" w:hAnsi="EYInterstate Light" w:cstheme="minorHAnsi"/>
                <w:color w:val="000000"/>
                <w:sz w:val="22"/>
                <w:szCs w:val="20"/>
              </w:rPr>
              <w:t>CM-DRERR</w:t>
            </w:r>
          </w:p>
        </w:tc>
      </w:tr>
      <w:tr w:rsidR="00CA5E88" w:rsidRPr="00626604" w14:paraId="7A327CD8" w14:textId="77777777" w:rsidTr="00565113">
        <w:trPr>
          <w:cantSplit/>
        </w:trPr>
        <w:tc>
          <w:tcPr>
            <w:tcW w:w="2988" w:type="dxa"/>
          </w:tcPr>
          <w:p w14:paraId="4B69845B" w14:textId="0B643124" w:rsidR="00CA5E88" w:rsidRPr="00D10511" w:rsidRDefault="00D12FEE" w:rsidP="00D10511">
            <w:pPr>
              <w:spacing w:line="360" w:lineRule="atLeast"/>
              <w:ind w:left="30" w:right="30"/>
              <w:rPr>
                <w:rFonts w:ascii="EYInterstate Light" w:eastAsia="Times New Roman" w:hAnsi="EYInterstate Light" w:cstheme="minorHAnsi"/>
                <w:color w:val="000000"/>
                <w:sz w:val="22"/>
                <w:szCs w:val="20"/>
              </w:rPr>
            </w:pPr>
            <w:r w:rsidRPr="00D10511">
              <w:rPr>
                <w:rFonts w:ascii="EYInterstate Light" w:eastAsia="Times New Roman" w:hAnsi="EYInterstate Light" w:cstheme="minorHAnsi"/>
                <w:color w:val="000000"/>
                <w:sz w:val="22"/>
                <w:szCs w:val="20"/>
              </w:rPr>
              <w:t>Web Service Error Sender</w:t>
            </w:r>
          </w:p>
        </w:tc>
        <w:tc>
          <w:tcPr>
            <w:tcW w:w="5868" w:type="dxa"/>
          </w:tcPr>
          <w:p w14:paraId="2A076ECD" w14:textId="279945A5" w:rsidR="00B47DD4" w:rsidRPr="00D10511" w:rsidRDefault="00B47DD4" w:rsidP="00D10511">
            <w:pPr>
              <w:spacing w:line="360" w:lineRule="atLeast"/>
              <w:ind w:left="30" w:right="30"/>
              <w:rPr>
                <w:rFonts w:ascii="EYInterstate Light" w:eastAsia="Times New Roman" w:hAnsi="EYInterstate Light" w:cstheme="minorHAnsi"/>
                <w:color w:val="000000"/>
                <w:sz w:val="22"/>
                <w:szCs w:val="20"/>
              </w:rPr>
            </w:pPr>
            <w:r w:rsidRPr="00B47DD4">
              <w:rPr>
                <w:rFonts w:ascii="EYInterstate Light" w:eastAsia="Times New Roman" w:hAnsi="EYInterstate Light" w:cstheme="minorHAnsi"/>
                <w:color w:val="000000"/>
                <w:sz w:val="22"/>
                <w:szCs w:val="20"/>
              </w:rPr>
              <w:t>noreply@sh.utilities-cloud.ocs.oraclecloud.com</w:t>
            </w:r>
          </w:p>
        </w:tc>
      </w:tr>
      <w:tr w:rsidR="00D12FEE" w:rsidRPr="00626604" w14:paraId="191775A3" w14:textId="77777777" w:rsidTr="00565113">
        <w:trPr>
          <w:cantSplit/>
        </w:trPr>
        <w:tc>
          <w:tcPr>
            <w:tcW w:w="2988" w:type="dxa"/>
          </w:tcPr>
          <w:p w14:paraId="0D01F13B" w14:textId="60856A64" w:rsidR="00D12FEE" w:rsidRPr="00D10511" w:rsidRDefault="00D12FEE" w:rsidP="00D10511">
            <w:pPr>
              <w:spacing w:line="360" w:lineRule="atLeast"/>
              <w:ind w:left="30" w:right="30"/>
              <w:rPr>
                <w:rFonts w:ascii="EYInterstate Light" w:eastAsia="Times New Roman" w:hAnsi="EYInterstate Light" w:cstheme="minorHAnsi"/>
                <w:color w:val="000000"/>
                <w:sz w:val="22"/>
                <w:szCs w:val="20"/>
              </w:rPr>
            </w:pPr>
            <w:r w:rsidRPr="00D10511">
              <w:rPr>
                <w:rFonts w:ascii="EYInterstate Light" w:eastAsia="Times New Roman" w:hAnsi="EYInterstate Light" w:cstheme="minorHAnsi"/>
                <w:color w:val="000000"/>
                <w:sz w:val="22"/>
                <w:szCs w:val="20"/>
              </w:rPr>
              <w:t>Web Service Error Recipient List</w:t>
            </w:r>
          </w:p>
        </w:tc>
        <w:tc>
          <w:tcPr>
            <w:tcW w:w="5868" w:type="dxa"/>
          </w:tcPr>
          <w:p w14:paraId="1E9018E3" w14:textId="595D3B5E" w:rsidR="00D12FEE" w:rsidRPr="00D10511" w:rsidRDefault="00D12FEE" w:rsidP="00D10511">
            <w:pPr>
              <w:spacing w:line="360" w:lineRule="atLeast"/>
              <w:ind w:left="30" w:right="30"/>
              <w:rPr>
                <w:rFonts w:ascii="EYInterstate Light" w:eastAsia="Times New Roman" w:hAnsi="EYInterstate Light" w:cstheme="minorHAnsi"/>
                <w:color w:val="000000"/>
                <w:sz w:val="22"/>
                <w:szCs w:val="20"/>
              </w:rPr>
            </w:pPr>
            <w:hyperlink r:id="rId12" w:history="1">
              <w:r w:rsidRPr="00D10511">
                <w:rPr>
                  <w:rFonts w:ascii="EYInterstate Light" w:eastAsia="Times New Roman" w:hAnsi="EYInterstate Light" w:cstheme="minorHAnsi"/>
                  <w:color w:val="000000"/>
                  <w:sz w:val="22"/>
                  <w:szCs w:val="20"/>
                </w:rPr>
                <w:t>customer_systems_nonprod@sjwater.com</w:t>
              </w:r>
            </w:hyperlink>
            <w:r w:rsidRPr="00D10511">
              <w:rPr>
                <w:rFonts w:ascii="EYInterstate Light" w:eastAsia="Times New Roman" w:hAnsi="EYInterstate Light" w:cstheme="minorHAnsi"/>
                <w:color w:val="000000"/>
                <w:sz w:val="22"/>
                <w:szCs w:val="20"/>
              </w:rPr>
              <w:t xml:space="preserve"> </w:t>
            </w:r>
          </w:p>
        </w:tc>
      </w:tr>
      <w:tr w:rsidR="00D12FEE" w:rsidRPr="00626604" w14:paraId="4B8ED5D8" w14:textId="77777777" w:rsidTr="00565113">
        <w:trPr>
          <w:cantSplit/>
        </w:trPr>
        <w:tc>
          <w:tcPr>
            <w:tcW w:w="2988" w:type="dxa"/>
          </w:tcPr>
          <w:p w14:paraId="173A2483" w14:textId="71E6D9F5" w:rsidR="00D12FEE" w:rsidRPr="00D10511" w:rsidRDefault="00D12FEE" w:rsidP="00D10511">
            <w:pPr>
              <w:spacing w:line="360" w:lineRule="atLeast"/>
              <w:ind w:left="30" w:right="30"/>
              <w:rPr>
                <w:rFonts w:ascii="EYInterstate Light" w:eastAsia="Times New Roman" w:hAnsi="EYInterstate Light" w:cstheme="minorHAnsi"/>
                <w:color w:val="000000"/>
                <w:sz w:val="22"/>
                <w:szCs w:val="20"/>
              </w:rPr>
            </w:pPr>
            <w:r w:rsidRPr="00D10511">
              <w:rPr>
                <w:rFonts w:ascii="EYInterstate Light" w:eastAsia="Times New Roman" w:hAnsi="EYInterstate Light" w:cstheme="minorHAnsi"/>
                <w:color w:val="000000"/>
                <w:sz w:val="22"/>
                <w:szCs w:val="20"/>
              </w:rPr>
              <w:t>SMTP Hostname</w:t>
            </w:r>
          </w:p>
        </w:tc>
        <w:tc>
          <w:tcPr>
            <w:tcW w:w="5868" w:type="dxa"/>
          </w:tcPr>
          <w:p w14:paraId="2C978324" w14:textId="527E9502" w:rsidR="00CB42EB" w:rsidRPr="00860823" w:rsidRDefault="00D10511" w:rsidP="00CB42EB">
            <w:pPr>
              <w:spacing w:line="360" w:lineRule="atLeast"/>
              <w:ind w:left="30" w:right="30"/>
              <w:rPr>
                <w:rFonts w:ascii="EYInterstate Light" w:eastAsia="Times New Roman" w:hAnsi="EYInterstate Light" w:cstheme="minorHAnsi"/>
                <w:color w:val="000000"/>
                <w:sz w:val="22"/>
                <w:szCs w:val="20"/>
              </w:rPr>
            </w:pPr>
            <w:r w:rsidRPr="00376A5D">
              <w:rPr>
                <w:rFonts w:ascii="EYInterstate Light" w:eastAsia="Times New Roman" w:hAnsi="EYInterstate Light" w:cstheme="minorHAnsi"/>
                <w:color w:val="000000"/>
                <w:sz w:val="22"/>
                <w:szCs w:val="20"/>
              </w:rPr>
              <w:t>mail.sjwater.com</w:t>
            </w:r>
          </w:p>
        </w:tc>
      </w:tr>
    </w:tbl>
    <w:p w14:paraId="181F50EA" w14:textId="0D319CF1" w:rsidR="0009239B" w:rsidRDefault="00CB42EB" w:rsidP="00C736AE">
      <w:pPr>
        <w:pStyle w:val="Response1"/>
        <w:rPr>
          <w:rFonts w:ascii="EYInterstate Light" w:hAnsi="EYInterstate Light" w:cstheme="minorHAnsi"/>
          <w:color w:val="000000"/>
          <w:szCs w:val="20"/>
        </w:rPr>
      </w:pPr>
      <w:r>
        <w:rPr>
          <w:rFonts w:ascii="EYInterstate Light" w:hAnsi="EYInterstate Light" w:cstheme="minorHAnsi"/>
          <w:color w:val="000000"/>
          <w:szCs w:val="20"/>
        </w:rPr>
        <w:t>Note: SMTP Hostname needs to be updated based on the SMTP details for CCS</w:t>
      </w:r>
      <w:r w:rsidR="00E70943">
        <w:rPr>
          <w:rFonts w:ascii="EYInterstate Light" w:hAnsi="EYInterstate Light" w:cstheme="minorHAnsi"/>
          <w:color w:val="000000"/>
          <w:szCs w:val="20"/>
        </w:rPr>
        <w:t xml:space="preserve"> </w:t>
      </w:r>
      <w:r w:rsidR="00855B85">
        <w:rPr>
          <w:rFonts w:ascii="EYInterstate Light" w:hAnsi="EYInterstate Light" w:cstheme="minorHAnsi"/>
          <w:color w:val="000000"/>
          <w:szCs w:val="20"/>
        </w:rPr>
        <w:t>environment</w:t>
      </w:r>
      <w:r>
        <w:rPr>
          <w:rFonts w:ascii="EYInterstate Light" w:hAnsi="EYInterstate Light" w:cstheme="minorHAnsi"/>
          <w:color w:val="000000"/>
          <w:szCs w:val="20"/>
        </w:rPr>
        <w:t>. This also will not be required in the feature configuration as the value will be configured on the Message Sender.</w:t>
      </w:r>
    </w:p>
    <w:p w14:paraId="3AA13704" w14:textId="77777777" w:rsidR="00CB42EB" w:rsidRDefault="00CB42EB" w:rsidP="00C736AE">
      <w:pPr>
        <w:pStyle w:val="Response1"/>
        <w:rPr>
          <w:rFonts w:ascii="EYInterstate Light" w:hAnsi="EYInterstate Light" w:cstheme="minorHAnsi"/>
        </w:rPr>
      </w:pPr>
    </w:p>
    <w:p w14:paraId="05235371" w14:textId="77777777" w:rsidR="00CB3FB6" w:rsidRPr="00626604" w:rsidRDefault="00CB3FB6" w:rsidP="00CB3FB6">
      <w:pPr>
        <w:pStyle w:val="Heading2"/>
        <w:rPr>
          <w:rFonts w:ascii="EYInterstate Light" w:hAnsi="EYInterstate Light"/>
        </w:rPr>
      </w:pPr>
      <w:bookmarkStart w:id="70" w:name="_Toc202981057"/>
      <w:bookmarkStart w:id="71" w:name="_Toc212142106"/>
      <w:r w:rsidRPr="00626604">
        <w:rPr>
          <w:rFonts w:ascii="EYInterstate Light" w:hAnsi="EYInterstate Light"/>
        </w:rPr>
        <w:t>Groovy/Java Routines</w:t>
      </w:r>
      <w:bookmarkEnd w:id="70"/>
      <w:bookmarkEnd w:id="71"/>
    </w:p>
    <w:p w14:paraId="3744BA18" w14:textId="07AB0B0C" w:rsidR="00CB3FB6" w:rsidRPr="00626604" w:rsidRDefault="00EB2A0E" w:rsidP="00CB3FB6">
      <w:pPr>
        <w:pStyle w:val="Heading3"/>
      </w:pPr>
      <w:bookmarkStart w:id="72" w:name="_Toc250978338"/>
      <w:bookmarkStart w:id="73" w:name="_Toc441579158"/>
      <w:bookmarkStart w:id="74" w:name="_Toc202981058"/>
      <w:bookmarkStart w:id="75" w:name="_Toc212142107"/>
      <w:proofErr w:type="spellStart"/>
      <w:r>
        <w:t>CM_MailUtil</w:t>
      </w:r>
      <w:proofErr w:type="spellEnd"/>
      <w:r w:rsidR="00CB3FB6" w:rsidRPr="00626604">
        <w:t xml:space="preserve"> </w:t>
      </w:r>
      <w:r>
        <w:t>–</w:t>
      </w:r>
      <w:r w:rsidR="00CB3FB6" w:rsidRPr="00626604">
        <w:t xml:space="preserve"> </w:t>
      </w:r>
      <w:r>
        <w:t>Mail Send Utility</w:t>
      </w:r>
      <w:r w:rsidR="00CB3FB6" w:rsidRPr="00626604">
        <w:t xml:space="preserve"> </w:t>
      </w:r>
      <w:r w:rsidR="00CB3FB6" w:rsidRPr="00626604">
        <w:fldChar w:fldCharType="begin"/>
      </w:r>
      <w:r w:rsidR="00CB3FB6" w:rsidRPr="00626604">
        <w:instrText xml:space="preserve"> MACROBUTTON NoMacro (New)</w:instrText>
      </w:r>
      <w:r w:rsidR="00CB3FB6" w:rsidRPr="00626604">
        <w:fldChar w:fldCharType="end"/>
      </w:r>
      <w:bookmarkEnd w:id="72"/>
      <w:bookmarkEnd w:id="73"/>
      <w:bookmarkEnd w:id="74"/>
      <w:bookmarkEnd w:id="75"/>
    </w:p>
    <w:p w14:paraId="3384D8E7" w14:textId="77777777" w:rsidR="00CB3FB6" w:rsidRPr="00626604" w:rsidRDefault="00CB3FB6" w:rsidP="00CB3FB6">
      <w:pPr>
        <w:pStyle w:val="Heading3"/>
      </w:pPr>
      <w:bookmarkStart w:id="76" w:name="_Toc250978339"/>
      <w:bookmarkStart w:id="77" w:name="_Toc441579160"/>
      <w:bookmarkStart w:id="78" w:name="_Toc202981060"/>
      <w:bookmarkStart w:id="79" w:name="_Toc212142108"/>
      <w:r w:rsidRPr="00626604">
        <w:t>Input/Output Definition</w:t>
      </w:r>
      <w:bookmarkEnd w:id="76"/>
      <w:bookmarkEnd w:id="77"/>
      <w:bookmarkEnd w:id="78"/>
      <w:bookmarkEnd w:id="79"/>
    </w:p>
    <w:p w14:paraId="31BBA67C" w14:textId="07D25076" w:rsidR="00CB3FB6" w:rsidRPr="00BD1464" w:rsidRDefault="00CB3FB6" w:rsidP="00CB3FB6">
      <w:pPr>
        <w:pStyle w:val="Response1"/>
        <w:rPr>
          <w:rFonts w:ascii="EYInterstate Light" w:hAnsi="EYInterstate Light" w:cstheme="minorHAnsi"/>
        </w:rPr>
      </w:pPr>
      <w:bookmarkStart w:id="80" w:name="_Toc441579161"/>
      <w:r w:rsidRPr="00626604">
        <w:rPr>
          <w:rFonts w:ascii="EYInterstate Light" w:hAnsi="EYInterstate Light" w:cstheme="minorHAnsi"/>
        </w:rPr>
        <w:t>Input</w:t>
      </w:r>
      <w:bookmarkEnd w:id="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3"/>
        <w:gridCol w:w="4531"/>
        <w:gridCol w:w="1259"/>
        <w:gridCol w:w="1257"/>
      </w:tblGrid>
      <w:tr w:rsidR="00CB3FB6" w:rsidRPr="00626604" w14:paraId="757059A8" w14:textId="77777777" w:rsidTr="00445A2F">
        <w:tc>
          <w:tcPr>
            <w:tcW w:w="1232" w:type="pct"/>
            <w:shd w:val="clear" w:color="auto" w:fill="002060"/>
          </w:tcPr>
          <w:p w14:paraId="06EEA237" w14:textId="77777777" w:rsidR="00CB3FB6" w:rsidRPr="00626604" w:rsidRDefault="00CB3FB6" w:rsidP="00445A2F">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Parameter</w:t>
            </w:r>
          </w:p>
        </w:tc>
        <w:tc>
          <w:tcPr>
            <w:tcW w:w="2423" w:type="pct"/>
            <w:shd w:val="clear" w:color="auto" w:fill="002060"/>
          </w:tcPr>
          <w:p w14:paraId="0BD1D02E" w14:textId="77777777" w:rsidR="00CB3FB6" w:rsidRPr="00626604" w:rsidRDefault="00CB3FB6" w:rsidP="00445A2F">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Description</w:t>
            </w:r>
          </w:p>
        </w:tc>
        <w:tc>
          <w:tcPr>
            <w:tcW w:w="673" w:type="pct"/>
            <w:shd w:val="clear" w:color="auto" w:fill="002060"/>
          </w:tcPr>
          <w:p w14:paraId="0B2C3108" w14:textId="77777777" w:rsidR="00CB3FB6" w:rsidRPr="00626604" w:rsidRDefault="00CB3FB6" w:rsidP="00445A2F">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Data Type</w:t>
            </w:r>
          </w:p>
        </w:tc>
        <w:tc>
          <w:tcPr>
            <w:tcW w:w="673" w:type="pct"/>
            <w:shd w:val="clear" w:color="auto" w:fill="002060"/>
          </w:tcPr>
          <w:p w14:paraId="3961BBDA" w14:textId="77777777" w:rsidR="00CB3FB6" w:rsidRPr="00626604" w:rsidRDefault="00CB3FB6" w:rsidP="00445A2F">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Required</w:t>
            </w:r>
          </w:p>
        </w:tc>
      </w:tr>
      <w:tr w:rsidR="00CB3FB6" w:rsidRPr="00626604" w14:paraId="3B0F0892" w14:textId="77777777" w:rsidTr="00445A2F">
        <w:tc>
          <w:tcPr>
            <w:tcW w:w="1232" w:type="pct"/>
          </w:tcPr>
          <w:p w14:paraId="722C7C76" w14:textId="1B4D5A06" w:rsidR="00CB3FB6" w:rsidRPr="00626604" w:rsidRDefault="00A9656A" w:rsidP="00445A2F">
            <w:pPr>
              <w:pStyle w:val="Response1"/>
              <w:rPr>
                <w:rFonts w:ascii="EYInterstate Light" w:hAnsi="EYInterstate Light" w:cstheme="minorHAnsi"/>
                <w:color w:val="000000"/>
                <w:szCs w:val="20"/>
              </w:rPr>
            </w:pPr>
            <w:r>
              <w:rPr>
                <w:rFonts w:ascii="EYInterstate Light" w:hAnsi="EYInterstate Light" w:cstheme="minorHAnsi"/>
                <w:color w:val="000000"/>
                <w:szCs w:val="20"/>
              </w:rPr>
              <w:t>None</w:t>
            </w:r>
          </w:p>
        </w:tc>
        <w:tc>
          <w:tcPr>
            <w:tcW w:w="2423" w:type="pct"/>
          </w:tcPr>
          <w:p w14:paraId="2FAFB394" w14:textId="6479BE22" w:rsidR="00CB3FB6" w:rsidRPr="00626604" w:rsidRDefault="00A9656A" w:rsidP="00445A2F">
            <w:pPr>
              <w:pStyle w:val="Response1"/>
              <w:rPr>
                <w:rFonts w:ascii="EYInterstate Light" w:hAnsi="EYInterstate Light" w:cstheme="minorHAnsi"/>
                <w:color w:val="000000"/>
                <w:szCs w:val="20"/>
              </w:rPr>
            </w:pPr>
            <w:r>
              <w:rPr>
                <w:rFonts w:ascii="EYInterstate Light" w:hAnsi="EYInterstate Light" w:cstheme="minorHAnsi"/>
                <w:color w:val="000000"/>
                <w:szCs w:val="20"/>
              </w:rPr>
              <w:t>None</w:t>
            </w:r>
          </w:p>
        </w:tc>
        <w:tc>
          <w:tcPr>
            <w:tcW w:w="673" w:type="pct"/>
          </w:tcPr>
          <w:p w14:paraId="02890039" w14:textId="62E5E64E" w:rsidR="00CB3FB6" w:rsidRPr="00626604" w:rsidDel="007545F9" w:rsidRDefault="00A9656A" w:rsidP="00445A2F">
            <w:pPr>
              <w:pStyle w:val="Response1"/>
              <w:rPr>
                <w:rFonts w:ascii="EYInterstate Light" w:hAnsi="EYInterstate Light" w:cstheme="minorHAnsi"/>
                <w:color w:val="000000"/>
                <w:szCs w:val="20"/>
              </w:rPr>
            </w:pPr>
            <w:r>
              <w:rPr>
                <w:rFonts w:ascii="EYInterstate Light" w:hAnsi="EYInterstate Light" w:cstheme="minorHAnsi"/>
                <w:color w:val="000000"/>
                <w:szCs w:val="20"/>
              </w:rPr>
              <w:t>None</w:t>
            </w:r>
          </w:p>
        </w:tc>
        <w:tc>
          <w:tcPr>
            <w:tcW w:w="673" w:type="pct"/>
          </w:tcPr>
          <w:p w14:paraId="5CDA3ACF" w14:textId="030F6D48" w:rsidR="00CB3FB6" w:rsidRPr="00626604" w:rsidDel="007545F9" w:rsidRDefault="00A9656A" w:rsidP="00445A2F">
            <w:pPr>
              <w:pStyle w:val="Response1"/>
              <w:rPr>
                <w:rFonts w:ascii="EYInterstate Light" w:hAnsi="EYInterstate Light" w:cstheme="minorHAnsi"/>
                <w:color w:val="000000"/>
                <w:szCs w:val="20"/>
              </w:rPr>
            </w:pPr>
            <w:r>
              <w:rPr>
                <w:rFonts w:ascii="EYInterstate Light" w:hAnsi="EYInterstate Light" w:cstheme="minorHAnsi"/>
                <w:color w:val="000000"/>
                <w:szCs w:val="20"/>
              </w:rPr>
              <w:t>None</w:t>
            </w:r>
          </w:p>
        </w:tc>
      </w:tr>
    </w:tbl>
    <w:p w14:paraId="17111CE7" w14:textId="7408328B" w:rsidR="00CB3FB6" w:rsidRPr="00BD1464" w:rsidRDefault="00CB3FB6" w:rsidP="00CB3FB6">
      <w:pPr>
        <w:pStyle w:val="Response1"/>
        <w:rPr>
          <w:rFonts w:ascii="EYInterstate Light" w:hAnsi="EYInterstate Light" w:cstheme="minorHAnsi"/>
        </w:rPr>
      </w:pPr>
      <w:bookmarkStart w:id="81" w:name="_Toc441579162"/>
      <w:r w:rsidRPr="00626604">
        <w:rPr>
          <w:rFonts w:ascii="EYInterstate Light" w:hAnsi="EYInterstate Light" w:cstheme="minorHAnsi"/>
        </w:rPr>
        <w:t>Output</w:t>
      </w:r>
      <w:bookmarkEnd w:id="8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4"/>
        <w:gridCol w:w="4511"/>
        <w:gridCol w:w="1319"/>
        <w:gridCol w:w="1236"/>
      </w:tblGrid>
      <w:tr w:rsidR="00CB3FB6" w:rsidRPr="00626604" w14:paraId="160907A1" w14:textId="77777777" w:rsidTr="00A9656A">
        <w:tc>
          <w:tcPr>
            <w:tcW w:w="1221" w:type="pct"/>
            <w:shd w:val="clear" w:color="auto" w:fill="002060"/>
          </w:tcPr>
          <w:p w14:paraId="068E75FB" w14:textId="77777777" w:rsidR="00CB3FB6" w:rsidRPr="00626604" w:rsidRDefault="00CB3FB6" w:rsidP="00445A2F">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Parameter</w:t>
            </w:r>
          </w:p>
        </w:tc>
        <w:tc>
          <w:tcPr>
            <w:tcW w:w="2412" w:type="pct"/>
            <w:shd w:val="clear" w:color="auto" w:fill="002060"/>
          </w:tcPr>
          <w:p w14:paraId="2250CA2B" w14:textId="77777777" w:rsidR="00CB3FB6" w:rsidRPr="00626604" w:rsidRDefault="00CB3FB6" w:rsidP="00445A2F">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Description</w:t>
            </w:r>
          </w:p>
        </w:tc>
        <w:tc>
          <w:tcPr>
            <w:tcW w:w="705" w:type="pct"/>
            <w:shd w:val="clear" w:color="auto" w:fill="002060"/>
          </w:tcPr>
          <w:p w14:paraId="10689F01" w14:textId="77777777" w:rsidR="00CB3FB6" w:rsidRPr="00626604" w:rsidRDefault="00CB3FB6" w:rsidP="00445A2F">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Data Type</w:t>
            </w:r>
          </w:p>
        </w:tc>
        <w:tc>
          <w:tcPr>
            <w:tcW w:w="661" w:type="pct"/>
            <w:shd w:val="clear" w:color="auto" w:fill="002060"/>
          </w:tcPr>
          <w:p w14:paraId="18A89280" w14:textId="77777777" w:rsidR="00CB3FB6" w:rsidRPr="00626604" w:rsidRDefault="00CB3FB6" w:rsidP="00445A2F">
            <w:pPr>
              <w:pStyle w:val="Response1"/>
              <w:rPr>
                <w:rFonts w:ascii="EYInterstate Light" w:hAnsi="EYInterstate Light" w:cstheme="minorBidi"/>
                <w:color w:val="FFFFFF" w:themeColor="background1"/>
              </w:rPr>
            </w:pPr>
            <w:r w:rsidRPr="00626604">
              <w:rPr>
                <w:rFonts w:ascii="EYInterstate Light" w:hAnsi="EYInterstate Light" w:cstheme="minorBidi"/>
                <w:color w:val="FFFFFF" w:themeColor="background1"/>
              </w:rPr>
              <w:t>Required</w:t>
            </w:r>
          </w:p>
        </w:tc>
      </w:tr>
      <w:tr w:rsidR="00A9656A" w:rsidRPr="00626604" w14:paraId="66C947B5" w14:textId="77777777" w:rsidTr="00A9656A">
        <w:tc>
          <w:tcPr>
            <w:tcW w:w="1221" w:type="pct"/>
          </w:tcPr>
          <w:p w14:paraId="737657C5" w14:textId="11F1D547" w:rsidR="00A9656A" w:rsidRPr="00626604" w:rsidRDefault="00A9656A" w:rsidP="00A9656A">
            <w:pPr>
              <w:pStyle w:val="Response1"/>
              <w:rPr>
                <w:rFonts w:ascii="EYInterstate Light" w:hAnsi="EYInterstate Light" w:cstheme="minorHAnsi"/>
                <w:color w:val="000000"/>
                <w:szCs w:val="20"/>
              </w:rPr>
            </w:pPr>
            <w:r>
              <w:rPr>
                <w:rFonts w:ascii="EYInterstate Light" w:hAnsi="EYInterstate Light" w:cstheme="minorHAnsi"/>
                <w:color w:val="000000"/>
                <w:szCs w:val="20"/>
              </w:rPr>
              <w:lastRenderedPageBreak/>
              <w:t>None</w:t>
            </w:r>
          </w:p>
        </w:tc>
        <w:tc>
          <w:tcPr>
            <w:tcW w:w="2412" w:type="pct"/>
          </w:tcPr>
          <w:p w14:paraId="1E1207D2" w14:textId="763DF97E" w:rsidR="00A9656A" w:rsidRPr="00626604" w:rsidRDefault="00A9656A" w:rsidP="00A9656A">
            <w:pPr>
              <w:pStyle w:val="Response1"/>
              <w:rPr>
                <w:rFonts w:ascii="EYInterstate Light" w:hAnsi="EYInterstate Light" w:cstheme="minorHAnsi"/>
                <w:color w:val="000000"/>
                <w:szCs w:val="20"/>
              </w:rPr>
            </w:pPr>
            <w:r>
              <w:rPr>
                <w:rFonts w:ascii="EYInterstate Light" w:hAnsi="EYInterstate Light" w:cstheme="minorHAnsi"/>
                <w:color w:val="000000"/>
                <w:szCs w:val="20"/>
              </w:rPr>
              <w:t>None</w:t>
            </w:r>
          </w:p>
        </w:tc>
        <w:tc>
          <w:tcPr>
            <w:tcW w:w="705" w:type="pct"/>
          </w:tcPr>
          <w:p w14:paraId="34C2C274" w14:textId="0F824862" w:rsidR="00A9656A" w:rsidRPr="00626604" w:rsidDel="007545F9" w:rsidRDefault="00A9656A" w:rsidP="00A9656A">
            <w:pPr>
              <w:pStyle w:val="Response1"/>
              <w:rPr>
                <w:rFonts w:ascii="EYInterstate Light" w:hAnsi="EYInterstate Light" w:cstheme="minorHAnsi"/>
                <w:color w:val="000000"/>
                <w:szCs w:val="20"/>
              </w:rPr>
            </w:pPr>
            <w:r>
              <w:rPr>
                <w:rFonts w:ascii="EYInterstate Light" w:hAnsi="EYInterstate Light" w:cstheme="minorHAnsi"/>
                <w:color w:val="000000"/>
                <w:szCs w:val="20"/>
              </w:rPr>
              <w:t>None</w:t>
            </w:r>
          </w:p>
        </w:tc>
        <w:tc>
          <w:tcPr>
            <w:tcW w:w="661" w:type="pct"/>
          </w:tcPr>
          <w:p w14:paraId="2EAABAB4" w14:textId="1747458A" w:rsidR="00A9656A" w:rsidRPr="00626604" w:rsidDel="007545F9" w:rsidRDefault="00A9656A" w:rsidP="00A9656A">
            <w:pPr>
              <w:pStyle w:val="Response1"/>
              <w:rPr>
                <w:rFonts w:ascii="EYInterstate Light" w:hAnsi="EYInterstate Light" w:cstheme="minorHAnsi"/>
                <w:color w:val="000000"/>
                <w:szCs w:val="20"/>
              </w:rPr>
            </w:pPr>
            <w:r>
              <w:rPr>
                <w:rFonts w:ascii="EYInterstate Light" w:hAnsi="EYInterstate Light" w:cstheme="minorHAnsi"/>
                <w:color w:val="000000"/>
                <w:szCs w:val="20"/>
              </w:rPr>
              <w:t>None</w:t>
            </w:r>
          </w:p>
        </w:tc>
      </w:tr>
    </w:tbl>
    <w:p w14:paraId="52D0CD0F" w14:textId="77777777" w:rsidR="00CB3FB6" w:rsidRPr="00626604" w:rsidRDefault="00CB3FB6" w:rsidP="00CB3FB6">
      <w:pPr>
        <w:rPr>
          <w:rFonts w:ascii="EYInterstate Light" w:hAnsi="EYInterstate Light"/>
        </w:rPr>
      </w:pPr>
    </w:p>
    <w:p w14:paraId="2F579E47" w14:textId="77777777" w:rsidR="00CB3FB6" w:rsidRPr="00626604" w:rsidRDefault="00CB3FB6" w:rsidP="00CB3FB6">
      <w:pPr>
        <w:pStyle w:val="Response1"/>
        <w:rPr>
          <w:rFonts w:ascii="EYInterstate Light" w:hAnsi="EYInterstate Light" w:cstheme="minorHAnsi"/>
        </w:rPr>
      </w:pPr>
    </w:p>
    <w:p w14:paraId="2358B47D" w14:textId="2744BE20" w:rsidR="00CB3FB6" w:rsidRDefault="005E3FF2" w:rsidP="005E3FF2">
      <w:pPr>
        <w:pStyle w:val="Heading3"/>
      </w:pPr>
      <w:bookmarkStart w:id="82" w:name="_Toc440305629"/>
      <w:bookmarkStart w:id="83" w:name="_Toc440305814"/>
      <w:bookmarkStart w:id="84" w:name="_Toc440471511"/>
      <w:bookmarkStart w:id="85" w:name="_Toc440305630"/>
      <w:bookmarkStart w:id="86" w:name="_Toc440305815"/>
      <w:bookmarkStart w:id="87" w:name="_Toc440471512"/>
      <w:bookmarkStart w:id="88" w:name="_Toc440305631"/>
      <w:bookmarkStart w:id="89" w:name="_Toc440305816"/>
      <w:bookmarkStart w:id="90" w:name="_Toc440471513"/>
      <w:bookmarkStart w:id="91" w:name="_Toc440305632"/>
      <w:bookmarkStart w:id="92" w:name="_Toc440305817"/>
      <w:bookmarkStart w:id="93" w:name="_Toc440471514"/>
      <w:bookmarkStart w:id="94" w:name="_Toc440305633"/>
      <w:bookmarkStart w:id="95" w:name="_Toc440305818"/>
      <w:bookmarkStart w:id="96" w:name="_Toc440471515"/>
      <w:bookmarkStart w:id="97" w:name="_Toc440305634"/>
      <w:bookmarkStart w:id="98" w:name="_Toc440305819"/>
      <w:bookmarkStart w:id="99" w:name="_Toc440471516"/>
      <w:bookmarkStart w:id="100" w:name="_Validate_Input"/>
      <w:bookmarkStart w:id="101" w:name="_Toc212142109"/>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r>
        <w:t>Methods</w:t>
      </w:r>
      <w:bookmarkEnd w:id="101"/>
    </w:p>
    <w:p w14:paraId="5812CA5F" w14:textId="089A5829" w:rsidR="00E90110" w:rsidRPr="005137AA" w:rsidRDefault="005137AA" w:rsidP="00BD1464">
      <w:pPr>
        <w:pStyle w:val="Heading4"/>
        <w:rPr>
          <w:rFonts w:ascii="EYInterstate Light" w:eastAsia="Times New Roman" w:hAnsi="EYInterstate Light" w:cstheme="minorHAnsi"/>
          <w:b/>
          <w:i w:val="0"/>
          <w:color w:val="000000"/>
          <w:sz w:val="22"/>
          <w:szCs w:val="20"/>
        </w:rPr>
      </w:pPr>
      <w:r>
        <w:rPr>
          <w:rFonts w:ascii="EYInterstate Light" w:eastAsia="Times New Roman" w:hAnsi="EYInterstate Light" w:cstheme="minorHAnsi"/>
          <w:b/>
          <w:bCs/>
          <w:i w:val="0"/>
          <w:iCs w:val="0"/>
          <w:color w:val="000000"/>
          <w:sz w:val="22"/>
          <w:szCs w:val="20"/>
        </w:rPr>
        <w:t xml:space="preserve">Send Email - </w:t>
      </w:r>
      <w:proofErr w:type="spellStart"/>
      <w:r w:rsidR="00E90110" w:rsidRPr="005137AA">
        <w:rPr>
          <w:rFonts w:ascii="EYInterstate Light" w:eastAsia="Times New Roman" w:hAnsi="EYInterstate Light" w:cstheme="minorHAnsi"/>
          <w:b/>
          <w:i w:val="0"/>
          <w:color w:val="000000"/>
          <w:sz w:val="22"/>
          <w:szCs w:val="20"/>
        </w:rPr>
        <w:t>send</w:t>
      </w:r>
      <w:r w:rsidR="0085350C" w:rsidRPr="005137AA">
        <w:rPr>
          <w:rFonts w:ascii="EYInterstate Light" w:eastAsia="Times New Roman" w:hAnsi="EYInterstate Light" w:cstheme="minorHAnsi"/>
          <w:b/>
          <w:i w:val="0"/>
          <w:color w:val="000000"/>
          <w:sz w:val="22"/>
          <w:szCs w:val="20"/>
        </w:rPr>
        <w:t>Ema</w:t>
      </w:r>
      <w:r w:rsidR="00E90110" w:rsidRPr="005137AA">
        <w:rPr>
          <w:rFonts w:ascii="EYInterstate Light" w:eastAsia="Times New Roman" w:hAnsi="EYInterstate Light" w:cstheme="minorHAnsi"/>
          <w:b/>
          <w:i w:val="0"/>
          <w:color w:val="000000"/>
          <w:sz w:val="22"/>
          <w:szCs w:val="20"/>
        </w:rPr>
        <w:t>il</w:t>
      </w:r>
      <w:proofErr w:type="spellEnd"/>
      <w:r w:rsidR="00483C49" w:rsidRPr="005137AA">
        <w:rPr>
          <w:rFonts w:ascii="EYInterstate Light" w:eastAsia="Times New Roman" w:hAnsi="EYInterstate Light" w:cstheme="minorHAnsi"/>
          <w:b/>
          <w:i w:val="0"/>
          <w:color w:val="000000"/>
          <w:sz w:val="22"/>
          <w:szCs w:val="20"/>
        </w:rPr>
        <w:t>()</w:t>
      </w:r>
    </w:p>
    <w:p w14:paraId="1D10E8C4" w14:textId="77777777" w:rsidR="00CB3FB6" w:rsidRPr="00BD1464" w:rsidRDefault="00CB3FB6" w:rsidP="00CB3FB6">
      <w:pPr>
        <w:pStyle w:val="Response1"/>
        <w:rPr>
          <w:rFonts w:ascii="EYInterstate Light" w:hAnsi="EYInterstate Light" w:cstheme="minorHAnsi"/>
          <w:b/>
          <w:bCs/>
          <w:color w:val="000000"/>
          <w:szCs w:val="20"/>
        </w:rPr>
      </w:pPr>
      <w:r w:rsidRPr="00BD1464">
        <w:rPr>
          <w:rFonts w:ascii="EYInterstate Light" w:hAnsi="EYInterstate Light" w:cstheme="minorHAnsi"/>
          <w:b/>
          <w:bCs/>
          <w:color w:val="000000"/>
          <w:szCs w:val="20"/>
        </w:rPr>
        <w:t>Input Parameters</w:t>
      </w:r>
    </w:p>
    <w:p w14:paraId="2CBE7A60" w14:textId="29613552" w:rsidR="00CB3FB6" w:rsidRDefault="00483C49" w:rsidP="0085350C">
      <w:pPr>
        <w:pStyle w:val="Response1"/>
        <w:numPr>
          <w:ilvl w:val="0"/>
          <w:numId w:val="9"/>
        </w:numPr>
        <w:rPr>
          <w:rFonts w:ascii="EYInterstate Light" w:hAnsi="EYInterstate Light" w:cstheme="minorHAnsi"/>
          <w:color w:val="000000"/>
          <w:szCs w:val="20"/>
        </w:rPr>
      </w:pPr>
      <w:proofErr w:type="spellStart"/>
      <w:r>
        <w:rPr>
          <w:rFonts w:ascii="EYInterstate Light" w:hAnsi="EYInterstate Light" w:cstheme="minorHAnsi"/>
          <w:color w:val="000000"/>
          <w:szCs w:val="20"/>
        </w:rPr>
        <w:t>fromAddress</w:t>
      </w:r>
      <w:proofErr w:type="spellEnd"/>
      <w:r>
        <w:rPr>
          <w:rFonts w:ascii="EYInterstate Light" w:hAnsi="EYInterstate Light" w:cstheme="minorHAnsi"/>
          <w:color w:val="000000"/>
          <w:szCs w:val="20"/>
        </w:rPr>
        <w:t>, String</w:t>
      </w:r>
    </w:p>
    <w:p w14:paraId="0C978FFC" w14:textId="222DBBDF" w:rsidR="00483C49" w:rsidRDefault="00483C49" w:rsidP="0085350C">
      <w:pPr>
        <w:pStyle w:val="Response1"/>
        <w:numPr>
          <w:ilvl w:val="0"/>
          <w:numId w:val="9"/>
        </w:numPr>
        <w:rPr>
          <w:rFonts w:ascii="EYInterstate Light" w:hAnsi="EYInterstate Light" w:cstheme="minorHAnsi"/>
          <w:color w:val="000000"/>
          <w:szCs w:val="20"/>
        </w:rPr>
      </w:pPr>
      <w:proofErr w:type="spellStart"/>
      <w:r>
        <w:rPr>
          <w:rFonts w:ascii="EYInterstate Light" w:hAnsi="EYInterstate Light" w:cstheme="minorHAnsi"/>
          <w:color w:val="000000"/>
          <w:szCs w:val="20"/>
        </w:rPr>
        <w:t>toAddresses</w:t>
      </w:r>
      <w:proofErr w:type="spellEnd"/>
      <w:r>
        <w:rPr>
          <w:rFonts w:ascii="EYInterstate Light" w:hAnsi="EYInterstate Light" w:cstheme="minorHAnsi"/>
          <w:color w:val="000000"/>
          <w:szCs w:val="20"/>
        </w:rPr>
        <w:t>, List&lt;String&gt;</w:t>
      </w:r>
    </w:p>
    <w:p w14:paraId="74F5C2A4" w14:textId="2403131B" w:rsidR="00483C49" w:rsidRDefault="00483C49" w:rsidP="0085350C">
      <w:pPr>
        <w:pStyle w:val="Response1"/>
        <w:numPr>
          <w:ilvl w:val="0"/>
          <w:numId w:val="9"/>
        </w:numPr>
        <w:rPr>
          <w:rFonts w:ascii="EYInterstate Light" w:hAnsi="EYInterstate Light" w:cstheme="minorHAnsi"/>
          <w:color w:val="000000"/>
          <w:szCs w:val="20"/>
        </w:rPr>
      </w:pPr>
      <w:proofErr w:type="spellStart"/>
      <w:r>
        <w:rPr>
          <w:rFonts w:ascii="EYInterstate Light" w:hAnsi="EYInterstate Light" w:cstheme="minorHAnsi"/>
          <w:color w:val="000000"/>
          <w:szCs w:val="20"/>
        </w:rPr>
        <w:t>subjectText</w:t>
      </w:r>
      <w:proofErr w:type="spellEnd"/>
      <w:r>
        <w:rPr>
          <w:rFonts w:ascii="EYInterstate Light" w:hAnsi="EYInterstate Light" w:cstheme="minorHAnsi"/>
          <w:color w:val="000000"/>
          <w:szCs w:val="20"/>
        </w:rPr>
        <w:t>, String</w:t>
      </w:r>
    </w:p>
    <w:p w14:paraId="218D9A1E" w14:textId="4033025F" w:rsidR="00483C49" w:rsidRDefault="00483C49" w:rsidP="0085350C">
      <w:pPr>
        <w:pStyle w:val="Response1"/>
        <w:numPr>
          <w:ilvl w:val="0"/>
          <w:numId w:val="9"/>
        </w:numPr>
        <w:rPr>
          <w:rFonts w:ascii="EYInterstate Light" w:hAnsi="EYInterstate Light" w:cstheme="minorHAnsi"/>
          <w:color w:val="000000"/>
          <w:szCs w:val="20"/>
        </w:rPr>
      </w:pPr>
      <w:proofErr w:type="spellStart"/>
      <w:r>
        <w:rPr>
          <w:rFonts w:ascii="EYInterstate Light" w:hAnsi="EYInterstate Light" w:cstheme="minorHAnsi"/>
          <w:color w:val="000000"/>
          <w:szCs w:val="20"/>
        </w:rPr>
        <w:t>bodyText</w:t>
      </w:r>
      <w:proofErr w:type="spellEnd"/>
      <w:r>
        <w:rPr>
          <w:rFonts w:ascii="EYInterstate Light" w:hAnsi="EYInterstate Light" w:cstheme="minorHAnsi"/>
          <w:color w:val="000000"/>
          <w:szCs w:val="20"/>
        </w:rPr>
        <w:t>, String</w:t>
      </w:r>
    </w:p>
    <w:p w14:paraId="79325462" w14:textId="499A85D7" w:rsidR="00483C49" w:rsidRPr="00626604" w:rsidRDefault="00483C49" w:rsidP="00BD1464">
      <w:pPr>
        <w:pStyle w:val="Response1"/>
        <w:numPr>
          <w:ilvl w:val="0"/>
          <w:numId w:val="9"/>
        </w:numPr>
        <w:rPr>
          <w:rFonts w:ascii="EYInterstate Light" w:hAnsi="EYInterstate Light" w:cstheme="minorHAnsi"/>
          <w:color w:val="000000"/>
          <w:szCs w:val="20"/>
        </w:rPr>
      </w:pPr>
      <w:proofErr w:type="spellStart"/>
      <w:r>
        <w:rPr>
          <w:rFonts w:ascii="EYInterstate Light" w:hAnsi="EYInterstate Light" w:cstheme="minorHAnsi"/>
          <w:color w:val="000000"/>
          <w:szCs w:val="20"/>
        </w:rPr>
        <w:t>emailSenders</w:t>
      </w:r>
      <w:proofErr w:type="spellEnd"/>
      <w:r>
        <w:rPr>
          <w:rFonts w:ascii="EYInterstate Light" w:hAnsi="EYInterstate Light" w:cstheme="minorHAnsi"/>
          <w:color w:val="000000"/>
          <w:szCs w:val="20"/>
        </w:rPr>
        <w:t>, List&lt;String&gt;</w:t>
      </w:r>
    </w:p>
    <w:p w14:paraId="2269802E" w14:textId="77777777" w:rsidR="00CB3FB6" w:rsidRPr="00BD1464" w:rsidRDefault="00CB3FB6" w:rsidP="00CB3FB6">
      <w:pPr>
        <w:pStyle w:val="Response1"/>
        <w:rPr>
          <w:rFonts w:ascii="EYInterstate Light" w:hAnsi="EYInterstate Light" w:cstheme="minorHAnsi"/>
          <w:b/>
          <w:bCs/>
          <w:color w:val="000000"/>
          <w:szCs w:val="20"/>
        </w:rPr>
      </w:pPr>
      <w:r w:rsidRPr="00BD1464">
        <w:rPr>
          <w:rFonts w:ascii="EYInterstate Light" w:hAnsi="EYInterstate Light" w:cstheme="minorHAnsi"/>
          <w:b/>
          <w:bCs/>
          <w:color w:val="000000"/>
          <w:szCs w:val="20"/>
        </w:rPr>
        <w:t>Output Parameters:</w:t>
      </w:r>
    </w:p>
    <w:p w14:paraId="44672D3E" w14:textId="701E7990" w:rsidR="00CB3FB6" w:rsidRPr="00626604" w:rsidRDefault="00483C49" w:rsidP="00BD1464">
      <w:pPr>
        <w:pStyle w:val="Response1"/>
        <w:numPr>
          <w:ilvl w:val="0"/>
          <w:numId w:val="9"/>
        </w:numPr>
        <w:rPr>
          <w:rFonts w:ascii="EYInterstate Light" w:hAnsi="EYInterstate Light" w:cstheme="minorHAnsi"/>
          <w:color w:val="000000"/>
          <w:szCs w:val="20"/>
        </w:rPr>
      </w:pPr>
      <w:r w:rsidRPr="00BD1464">
        <w:rPr>
          <w:rFonts w:ascii="EYInterstate Light" w:hAnsi="EYInterstate Light" w:cstheme="minorHAnsi"/>
          <w:color w:val="000000"/>
          <w:szCs w:val="20"/>
        </w:rPr>
        <w:t>None</w:t>
      </w:r>
    </w:p>
    <w:p w14:paraId="453F76C5" w14:textId="2CC77ED9" w:rsidR="00CB3FB6" w:rsidRPr="00BD1464" w:rsidRDefault="00CB3FB6" w:rsidP="00CB3FB6">
      <w:pPr>
        <w:pStyle w:val="Response1"/>
        <w:rPr>
          <w:rFonts w:ascii="EYInterstate Light" w:hAnsi="EYInterstate Light" w:cstheme="minorHAnsi"/>
          <w:b/>
          <w:bCs/>
          <w:color w:val="000000"/>
          <w:szCs w:val="20"/>
        </w:rPr>
      </w:pPr>
      <w:r w:rsidRPr="00BD1464">
        <w:rPr>
          <w:rFonts w:ascii="EYInterstate Light" w:hAnsi="EYInterstate Light" w:cstheme="minorHAnsi"/>
          <w:b/>
          <w:bCs/>
          <w:color w:val="000000"/>
          <w:szCs w:val="20"/>
        </w:rPr>
        <w:t>Processing Logic</w:t>
      </w:r>
      <w:r w:rsidR="00097B37">
        <w:rPr>
          <w:rFonts w:ascii="EYInterstate Light" w:hAnsi="EYInterstate Light" w:cstheme="minorHAnsi"/>
          <w:b/>
          <w:bCs/>
          <w:color w:val="000000"/>
          <w:szCs w:val="20"/>
        </w:rPr>
        <w:t>:</w:t>
      </w:r>
    </w:p>
    <w:p w14:paraId="5D710234" w14:textId="63D946F3" w:rsidR="00CB42EB" w:rsidRDefault="00CB42EB" w:rsidP="00CB42EB">
      <w:pPr>
        <w:pStyle w:val="Response1"/>
        <w:rPr>
          <w:rFonts w:ascii="EYInterstate Light" w:hAnsi="EYInterstate Light" w:cstheme="minorHAnsi"/>
          <w:color w:val="000000"/>
          <w:szCs w:val="20"/>
        </w:rPr>
      </w:pPr>
      <w:bookmarkStart w:id="102" w:name="_Toc441579167"/>
      <w:r>
        <w:rPr>
          <w:rFonts w:ascii="EYInterstate Light" w:hAnsi="EYInterstate Light" w:cstheme="minorHAnsi"/>
          <w:color w:val="000000"/>
          <w:szCs w:val="20"/>
        </w:rPr>
        <w:t xml:space="preserve">Inside </w:t>
      </w:r>
      <w:proofErr w:type="spellStart"/>
      <w:r>
        <w:rPr>
          <w:rFonts w:ascii="EYInterstate Light" w:hAnsi="EYInterstate Light" w:cstheme="minorHAnsi"/>
          <w:color w:val="000000"/>
          <w:szCs w:val="20"/>
        </w:rPr>
        <w:t>sendEmail</w:t>
      </w:r>
      <w:proofErr w:type="spellEnd"/>
      <w:r>
        <w:rPr>
          <w:rFonts w:ascii="EYInterstate Light" w:hAnsi="EYInterstate Light" w:cstheme="minorHAnsi"/>
          <w:color w:val="000000"/>
          <w:szCs w:val="20"/>
        </w:rPr>
        <w:t>(</w:t>
      </w:r>
      <w:r w:rsidRPr="007A604B">
        <w:rPr>
          <w:rFonts w:ascii="EYInterstate Light" w:hAnsi="EYInterstate Light" w:cstheme="minorHAnsi"/>
          <w:color w:val="000000"/>
          <w:szCs w:val="20"/>
        </w:rPr>
        <w:t xml:space="preserve">String </w:t>
      </w:r>
      <w:proofErr w:type="spellStart"/>
      <w:r w:rsidRPr="007A604B">
        <w:rPr>
          <w:rFonts w:ascii="EYInterstate Light" w:hAnsi="EYInterstate Light" w:cstheme="minorHAnsi"/>
          <w:color w:val="000000"/>
          <w:szCs w:val="20"/>
        </w:rPr>
        <w:t>fromAddress</w:t>
      </w:r>
      <w:proofErr w:type="spellEnd"/>
      <w:r w:rsidRPr="007A604B">
        <w:rPr>
          <w:rFonts w:ascii="EYInterstate Light" w:hAnsi="EYInterstate Light" w:cstheme="minorHAnsi"/>
          <w:color w:val="000000"/>
          <w:szCs w:val="20"/>
        </w:rPr>
        <w:t xml:space="preserve">, List&lt;String&gt; </w:t>
      </w:r>
      <w:proofErr w:type="spellStart"/>
      <w:r w:rsidRPr="007A604B">
        <w:rPr>
          <w:rFonts w:ascii="EYInterstate Light" w:hAnsi="EYInterstate Light" w:cstheme="minorHAnsi"/>
          <w:color w:val="000000"/>
          <w:szCs w:val="20"/>
        </w:rPr>
        <w:t>toAddresses</w:t>
      </w:r>
      <w:proofErr w:type="spellEnd"/>
      <w:r w:rsidRPr="007A604B">
        <w:rPr>
          <w:rFonts w:ascii="EYInterstate Light" w:hAnsi="EYInterstate Light" w:cstheme="minorHAnsi"/>
          <w:color w:val="000000"/>
          <w:szCs w:val="20"/>
        </w:rPr>
        <w:t xml:space="preserve">, String </w:t>
      </w:r>
      <w:proofErr w:type="spellStart"/>
      <w:r w:rsidRPr="007A604B">
        <w:rPr>
          <w:rFonts w:ascii="EYInterstate Light" w:hAnsi="EYInterstate Light" w:cstheme="minorHAnsi"/>
          <w:color w:val="000000"/>
          <w:szCs w:val="20"/>
        </w:rPr>
        <w:t>subjectText</w:t>
      </w:r>
      <w:proofErr w:type="spellEnd"/>
      <w:r w:rsidRPr="007A604B">
        <w:rPr>
          <w:rFonts w:ascii="EYInterstate Light" w:hAnsi="EYInterstate Light" w:cstheme="minorHAnsi"/>
          <w:color w:val="000000"/>
          <w:szCs w:val="20"/>
        </w:rPr>
        <w:t xml:space="preserve">, String </w:t>
      </w:r>
      <w:proofErr w:type="spellStart"/>
      <w:r w:rsidRPr="007A604B">
        <w:rPr>
          <w:rFonts w:ascii="EYInterstate Light" w:hAnsi="EYInterstate Light" w:cstheme="minorHAnsi"/>
          <w:color w:val="000000"/>
          <w:szCs w:val="20"/>
        </w:rPr>
        <w:t>bodyText</w:t>
      </w:r>
      <w:proofErr w:type="spellEnd"/>
      <w:r w:rsidRPr="007A604B">
        <w:rPr>
          <w:rFonts w:ascii="EYInterstate Light" w:hAnsi="EYInterstate Light" w:cstheme="minorHAnsi"/>
          <w:color w:val="000000"/>
          <w:szCs w:val="20"/>
        </w:rPr>
        <w:t xml:space="preserve">, List&lt;String&gt; </w:t>
      </w:r>
      <w:proofErr w:type="spellStart"/>
      <w:r w:rsidRPr="007A604B">
        <w:rPr>
          <w:rFonts w:ascii="EYInterstate Light" w:hAnsi="EYInterstate Light" w:cstheme="minorHAnsi"/>
          <w:color w:val="000000"/>
          <w:szCs w:val="20"/>
        </w:rPr>
        <w:t>emailSenders</w:t>
      </w:r>
      <w:proofErr w:type="spellEnd"/>
      <w:r>
        <w:rPr>
          <w:rFonts w:ascii="EYInterstate Light" w:hAnsi="EYInterstate Light" w:cstheme="minorHAnsi"/>
          <w:color w:val="000000"/>
          <w:szCs w:val="20"/>
        </w:rPr>
        <w:t>):</w:t>
      </w:r>
    </w:p>
    <w:p w14:paraId="536E5BCE" w14:textId="77777777" w:rsidR="00CB42EB" w:rsidRDefault="00CB42EB" w:rsidP="00CB42EB">
      <w:pPr>
        <w:pStyle w:val="Response1"/>
        <w:numPr>
          <w:ilvl w:val="0"/>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Inside try:</w:t>
      </w:r>
    </w:p>
    <w:p w14:paraId="4BC4E2A6" w14:textId="77777777" w:rsidR="00CB42EB" w:rsidRDefault="00CB42EB" w:rsidP="00CB42EB">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Create a business service instance of “F1-EmailService” and assign it to local variable </w:t>
      </w:r>
      <w:r w:rsidRPr="00B71653">
        <w:rPr>
          <w:rFonts w:ascii="EYInterstate Light" w:hAnsi="EYInterstate Light" w:cstheme="minorHAnsi"/>
          <w:b/>
          <w:bCs/>
          <w:color w:val="000000"/>
          <w:szCs w:val="20"/>
        </w:rPr>
        <w:t>#bsInstance</w:t>
      </w:r>
      <w:r>
        <w:rPr>
          <w:rFonts w:ascii="EYInterstate Light" w:hAnsi="EYInterstate Light" w:cstheme="minorHAnsi"/>
          <w:color w:val="000000"/>
          <w:szCs w:val="20"/>
        </w:rPr>
        <w:t>.</w:t>
      </w:r>
    </w:p>
    <w:p w14:paraId="5B37DAF6" w14:textId="77777777" w:rsidR="00CB42EB" w:rsidRDefault="00CB42EB" w:rsidP="00CB42EB">
      <w:pPr>
        <w:pStyle w:val="Response1"/>
        <w:numPr>
          <w:ilvl w:val="2"/>
          <w:numId w:val="9"/>
        </w:numPr>
        <w:spacing w:before="0"/>
        <w:rPr>
          <w:rFonts w:ascii="EYInterstate Light" w:hAnsi="EYInterstate Light" w:cstheme="minorHAnsi"/>
          <w:color w:val="000000"/>
          <w:szCs w:val="20"/>
        </w:rPr>
      </w:pPr>
      <w:proofErr w:type="spellStart"/>
      <w:r w:rsidRPr="00D0032B">
        <w:rPr>
          <w:rFonts w:ascii="EYInterstate Light" w:hAnsi="EYInterstate Light" w:cstheme="minorHAnsi"/>
          <w:color w:val="000000"/>
          <w:szCs w:val="20"/>
        </w:rPr>
        <w:t>BusinessServiceInstance</w:t>
      </w:r>
      <w:proofErr w:type="spellEnd"/>
      <w:r w:rsidRPr="00D0032B">
        <w:rPr>
          <w:rFonts w:ascii="EYInterstate Light" w:hAnsi="EYInterstate Light" w:cstheme="minorHAnsi"/>
          <w:color w:val="000000"/>
          <w:szCs w:val="20"/>
        </w:rPr>
        <w:t xml:space="preserve"> </w:t>
      </w:r>
      <w:proofErr w:type="spellStart"/>
      <w:r w:rsidRPr="00D0032B">
        <w:rPr>
          <w:rFonts w:ascii="EYInterstate Light" w:hAnsi="EYInterstate Light" w:cstheme="minorHAnsi"/>
          <w:color w:val="000000"/>
          <w:szCs w:val="20"/>
        </w:rPr>
        <w:t>bsInstance</w:t>
      </w:r>
      <w:proofErr w:type="spellEnd"/>
      <w:r w:rsidRPr="00D0032B">
        <w:rPr>
          <w:rFonts w:ascii="EYInterstate Light" w:hAnsi="EYInterstate Light" w:cstheme="minorHAnsi"/>
          <w:color w:val="000000"/>
          <w:szCs w:val="20"/>
        </w:rPr>
        <w:t xml:space="preserve"> = </w:t>
      </w:r>
      <w:proofErr w:type="spellStart"/>
      <w:r w:rsidRPr="00D0032B">
        <w:rPr>
          <w:rFonts w:ascii="EYInterstate Light" w:hAnsi="EYInterstate Light" w:cstheme="minorHAnsi"/>
          <w:color w:val="000000"/>
          <w:szCs w:val="20"/>
        </w:rPr>
        <w:t>BusinessServiceInstance.create</w:t>
      </w:r>
      <w:proofErr w:type="spellEnd"/>
      <w:r w:rsidRPr="00D0032B">
        <w:rPr>
          <w:rFonts w:ascii="EYInterstate Light" w:hAnsi="EYInterstate Light" w:cstheme="minorHAnsi"/>
          <w:color w:val="000000"/>
          <w:szCs w:val="20"/>
        </w:rPr>
        <w:t>("F1-EmailService"</w:t>
      </w:r>
      <w:proofErr w:type="gramStart"/>
      <w:r w:rsidRPr="00D0032B">
        <w:rPr>
          <w:rFonts w:ascii="EYInterstate Light" w:hAnsi="EYInterstate Light" w:cstheme="minorHAnsi"/>
          <w:color w:val="000000"/>
          <w:szCs w:val="20"/>
        </w:rPr>
        <w:t>);</w:t>
      </w:r>
      <w:proofErr w:type="gramEnd"/>
    </w:p>
    <w:p w14:paraId="08D7F559" w14:textId="77777777" w:rsidR="00CB42EB" w:rsidRDefault="00CB42EB" w:rsidP="00CB42EB">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Using </w:t>
      </w:r>
      <w:r w:rsidRPr="00B71653">
        <w:rPr>
          <w:rFonts w:ascii="EYInterstate Light" w:hAnsi="EYInterstate Light" w:cstheme="minorHAnsi"/>
          <w:b/>
          <w:bCs/>
          <w:color w:val="000000"/>
          <w:szCs w:val="20"/>
        </w:rPr>
        <w:t>#bsInstance</w:t>
      </w:r>
      <w:r>
        <w:rPr>
          <w:rFonts w:ascii="EYInterstate Light" w:hAnsi="EYInterstate Light" w:cstheme="minorHAnsi"/>
          <w:color w:val="000000"/>
          <w:szCs w:val="20"/>
        </w:rPr>
        <w:t>, get the group “</w:t>
      </w:r>
      <w:proofErr w:type="spellStart"/>
      <w:r>
        <w:rPr>
          <w:rFonts w:ascii="EYInterstate Light" w:hAnsi="EYInterstate Light" w:cstheme="minorHAnsi"/>
          <w:color w:val="000000"/>
          <w:szCs w:val="20"/>
        </w:rPr>
        <w:t>emailDocument</w:t>
      </w:r>
      <w:proofErr w:type="spellEnd"/>
      <w:r>
        <w:rPr>
          <w:rFonts w:ascii="EYInterstate Light" w:hAnsi="EYInterstate Light" w:cstheme="minorHAnsi"/>
          <w:color w:val="000000"/>
          <w:szCs w:val="20"/>
        </w:rPr>
        <w:t>”.</w:t>
      </w:r>
    </w:p>
    <w:p w14:paraId="5FEC12F9" w14:textId="77777777" w:rsidR="00CB42EB" w:rsidRDefault="00CB42EB" w:rsidP="00CB42EB">
      <w:pPr>
        <w:pStyle w:val="Response1"/>
        <w:numPr>
          <w:ilvl w:val="2"/>
          <w:numId w:val="9"/>
        </w:numPr>
        <w:spacing w:before="0"/>
        <w:rPr>
          <w:rFonts w:ascii="EYInterstate Light" w:hAnsi="EYInterstate Light" w:cstheme="minorHAnsi"/>
          <w:color w:val="000000"/>
          <w:szCs w:val="20"/>
        </w:rPr>
      </w:pPr>
      <w:proofErr w:type="spellStart"/>
      <w:r w:rsidRPr="00D0032B">
        <w:rPr>
          <w:rFonts w:ascii="EYInterstate Light" w:hAnsi="EYInterstate Light" w:cstheme="minorHAnsi"/>
          <w:color w:val="000000"/>
          <w:szCs w:val="20"/>
        </w:rPr>
        <w:t>COTSInstanceNode</w:t>
      </w:r>
      <w:proofErr w:type="spellEnd"/>
      <w:r w:rsidRPr="00D0032B">
        <w:rPr>
          <w:rFonts w:ascii="EYInterstate Light" w:hAnsi="EYInterstate Light" w:cstheme="minorHAnsi"/>
          <w:color w:val="000000"/>
          <w:szCs w:val="20"/>
        </w:rPr>
        <w:t xml:space="preserve"> </w:t>
      </w:r>
      <w:proofErr w:type="spellStart"/>
      <w:r w:rsidRPr="00D0032B">
        <w:rPr>
          <w:rFonts w:ascii="EYInterstate Light" w:hAnsi="EYInterstate Light" w:cstheme="minorHAnsi"/>
          <w:color w:val="000000"/>
          <w:szCs w:val="20"/>
        </w:rPr>
        <w:t>emailDocument</w:t>
      </w:r>
      <w:proofErr w:type="spellEnd"/>
      <w:r w:rsidRPr="00D0032B">
        <w:rPr>
          <w:rFonts w:ascii="EYInterstate Light" w:hAnsi="EYInterstate Light" w:cstheme="minorHAnsi"/>
          <w:color w:val="000000"/>
          <w:szCs w:val="20"/>
        </w:rPr>
        <w:t xml:space="preserve"> = </w:t>
      </w:r>
      <w:proofErr w:type="spellStart"/>
      <w:r w:rsidRPr="00D0032B">
        <w:rPr>
          <w:rFonts w:ascii="EYInterstate Light" w:hAnsi="EYInterstate Light" w:cstheme="minorHAnsi"/>
          <w:color w:val="000000"/>
          <w:szCs w:val="20"/>
        </w:rPr>
        <w:t>bsInstance.getGroup</w:t>
      </w:r>
      <w:proofErr w:type="spellEnd"/>
      <w:r w:rsidRPr="00D0032B">
        <w:rPr>
          <w:rFonts w:ascii="EYInterstate Light" w:hAnsi="EYInterstate Light" w:cstheme="minorHAnsi"/>
          <w:color w:val="000000"/>
          <w:szCs w:val="20"/>
        </w:rPr>
        <w:t>("</w:t>
      </w:r>
      <w:proofErr w:type="spellStart"/>
      <w:r w:rsidRPr="00D0032B">
        <w:rPr>
          <w:rFonts w:ascii="EYInterstate Light" w:hAnsi="EYInterstate Light" w:cstheme="minorHAnsi"/>
          <w:color w:val="000000"/>
          <w:szCs w:val="20"/>
        </w:rPr>
        <w:t>emailDocument</w:t>
      </w:r>
      <w:proofErr w:type="spellEnd"/>
      <w:r w:rsidRPr="00D0032B">
        <w:rPr>
          <w:rFonts w:ascii="EYInterstate Light" w:hAnsi="EYInterstate Light" w:cstheme="minorHAnsi"/>
          <w:color w:val="000000"/>
          <w:szCs w:val="20"/>
        </w:rPr>
        <w:t>"</w:t>
      </w:r>
      <w:proofErr w:type="gramStart"/>
      <w:r w:rsidRPr="00D0032B">
        <w:rPr>
          <w:rFonts w:ascii="EYInterstate Light" w:hAnsi="EYInterstate Light" w:cstheme="minorHAnsi"/>
          <w:color w:val="000000"/>
          <w:szCs w:val="20"/>
        </w:rPr>
        <w:t>);</w:t>
      </w:r>
      <w:proofErr w:type="gramEnd"/>
    </w:p>
    <w:p w14:paraId="7EA0CAC5" w14:textId="77777777" w:rsidR="00CB42EB" w:rsidRDefault="00CB42EB" w:rsidP="00CB42EB">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Using </w:t>
      </w:r>
      <w:r w:rsidRPr="00B71653">
        <w:rPr>
          <w:rFonts w:ascii="EYInterstate Light" w:hAnsi="EYInterstate Light" w:cstheme="minorHAnsi"/>
          <w:b/>
          <w:bCs/>
          <w:color w:val="000000"/>
          <w:szCs w:val="20"/>
        </w:rPr>
        <w:t>#emailDocument</w:t>
      </w:r>
      <w:r>
        <w:rPr>
          <w:rFonts w:ascii="EYInterstate Light" w:hAnsi="EYInterstate Light" w:cstheme="minorHAnsi"/>
          <w:color w:val="000000"/>
          <w:szCs w:val="20"/>
        </w:rPr>
        <w:t>, get the group “from” and get group “</w:t>
      </w:r>
      <w:proofErr w:type="spellStart"/>
      <w:r>
        <w:rPr>
          <w:rFonts w:ascii="EYInterstate Light" w:hAnsi="EYInterstate Light" w:cstheme="minorHAnsi"/>
          <w:color w:val="000000"/>
          <w:szCs w:val="20"/>
        </w:rPr>
        <w:t>internetAddress</w:t>
      </w:r>
      <w:proofErr w:type="spellEnd"/>
      <w:r>
        <w:rPr>
          <w:rFonts w:ascii="EYInterstate Light" w:hAnsi="EYInterstate Light" w:cstheme="minorHAnsi"/>
          <w:color w:val="000000"/>
          <w:szCs w:val="20"/>
        </w:rPr>
        <w:t xml:space="preserve">”. Assign it to local variable </w:t>
      </w:r>
      <w:r w:rsidRPr="00B71653">
        <w:rPr>
          <w:rFonts w:ascii="EYInterstate Light" w:hAnsi="EYInterstate Light" w:cstheme="minorHAnsi"/>
          <w:b/>
          <w:bCs/>
          <w:color w:val="000000"/>
          <w:szCs w:val="20"/>
        </w:rPr>
        <w:t>#internetAddress</w:t>
      </w:r>
    </w:p>
    <w:p w14:paraId="798FF27B" w14:textId="77777777" w:rsidR="00CB42EB" w:rsidRDefault="00CB42EB" w:rsidP="00CB42EB">
      <w:pPr>
        <w:pStyle w:val="Response1"/>
        <w:numPr>
          <w:ilvl w:val="2"/>
          <w:numId w:val="9"/>
        </w:numPr>
        <w:spacing w:before="0"/>
        <w:rPr>
          <w:rFonts w:ascii="EYInterstate Light" w:hAnsi="EYInterstate Light" w:cstheme="minorHAnsi"/>
          <w:color w:val="000000"/>
          <w:szCs w:val="20"/>
        </w:rPr>
      </w:pPr>
      <w:proofErr w:type="spellStart"/>
      <w:r w:rsidRPr="008E4254">
        <w:rPr>
          <w:rFonts w:ascii="EYInterstate Light" w:hAnsi="EYInterstate Light" w:cstheme="minorHAnsi"/>
          <w:color w:val="000000"/>
          <w:szCs w:val="20"/>
        </w:rPr>
        <w:t>COTSInstanceNode</w:t>
      </w:r>
      <w:proofErr w:type="spellEnd"/>
      <w:r w:rsidRPr="008E4254">
        <w:rPr>
          <w:rFonts w:ascii="EYInterstate Light" w:hAnsi="EYInterstate Light" w:cstheme="minorHAnsi"/>
          <w:color w:val="000000"/>
          <w:szCs w:val="20"/>
        </w:rPr>
        <w:t xml:space="preserve"> </w:t>
      </w:r>
      <w:proofErr w:type="spellStart"/>
      <w:r w:rsidRPr="008E4254">
        <w:rPr>
          <w:rFonts w:ascii="EYInterstate Light" w:hAnsi="EYInterstate Light" w:cstheme="minorHAnsi"/>
          <w:color w:val="000000"/>
          <w:szCs w:val="20"/>
        </w:rPr>
        <w:t>internetAddress</w:t>
      </w:r>
      <w:proofErr w:type="spellEnd"/>
      <w:r w:rsidRPr="008E4254">
        <w:rPr>
          <w:rFonts w:ascii="EYInterstate Light" w:hAnsi="EYInterstate Light" w:cstheme="minorHAnsi"/>
          <w:color w:val="000000"/>
          <w:szCs w:val="20"/>
        </w:rPr>
        <w:t xml:space="preserve"> = </w:t>
      </w:r>
      <w:proofErr w:type="spellStart"/>
      <w:r w:rsidRPr="008E4254">
        <w:rPr>
          <w:rFonts w:ascii="EYInterstate Light" w:hAnsi="EYInterstate Light" w:cstheme="minorHAnsi"/>
          <w:color w:val="000000"/>
          <w:szCs w:val="20"/>
        </w:rPr>
        <w:t>emailDocument.getGroup</w:t>
      </w:r>
      <w:proofErr w:type="spellEnd"/>
      <w:r w:rsidRPr="008E4254">
        <w:rPr>
          <w:rFonts w:ascii="EYInterstate Light" w:hAnsi="EYInterstate Light" w:cstheme="minorHAnsi"/>
          <w:color w:val="000000"/>
          <w:szCs w:val="20"/>
        </w:rPr>
        <w:t>("from").</w:t>
      </w:r>
      <w:r>
        <w:rPr>
          <w:rFonts w:ascii="EYInterstate Light" w:hAnsi="EYInterstate Light" w:cstheme="minorHAnsi"/>
          <w:color w:val="000000"/>
          <w:szCs w:val="20"/>
        </w:rPr>
        <w:t xml:space="preserve"> </w:t>
      </w:r>
      <w:proofErr w:type="spellStart"/>
      <w:r w:rsidRPr="008E4254">
        <w:rPr>
          <w:rFonts w:ascii="EYInterstate Light" w:hAnsi="EYInterstate Light" w:cstheme="minorHAnsi"/>
          <w:color w:val="000000"/>
          <w:szCs w:val="20"/>
        </w:rPr>
        <w:t>getGroup</w:t>
      </w:r>
      <w:proofErr w:type="spellEnd"/>
      <w:r w:rsidRPr="008E4254">
        <w:rPr>
          <w:rFonts w:ascii="EYInterstate Light" w:hAnsi="EYInterstate Light" w:cstheme="minorHAnsi"/>
          <w:color w:val="000000"/>
          <w:szCs w:val="20"/>
        </w:rPr>
        <w:t>("</w:t>
      </w:r>
      <w:proofErr w:type="spellStart"/>
      <w:r w:rsidRPr="008E4254">
        <w:rPr>
          <w:rFonts w:ascii="EYInterstate Light" w:hAnsi="EYInterstate Light" w:cstheme="minorHAnsi"/>
          <w:color w:val="000000"/>
          <w:szCs w:val="20"/>
        </w:rPr>
        <w:t>internetAddress</w:t>
      </w:r>
      <w:proofErr w:type="spellEnd"/>
      <w:r w:rsidRPr="008E4254">
        <w:rPr>
          <w:rFonts w:ascii="EYInterstate Light" w:hAnsi="EYInterstate Light" w:cstheme="minorHAnsi"/>
          <w:color w:val="000000"/>
          <w:szCs w:val="20"/>
        </w:rPr>
        <w:t>"</w:t>
      </w:r>
      <w:proofErr w:type="gramStart"/>
      <w:r w:rsidRPr="008E4254">
        <w:rPr>
          <w:rFonts w:ascii="EYInterstate Light" w:hAnsi="EYInterstate Light" w:cstheme="minorHAnsi"/>
          <w:color w:val="000000"/>
          <w:szCs w:val="20"/>
        </w:rPr>
        <w:t>);</w:t>
      </w:r>
      <w:proofErr w:type="gramEnd"/>
    </w:p>
    <w:p w14:paraId="22564FE6" w14:textId="77777777" w:rsidR="00CB42EB" w:rsidRDefault="00CB42EB" w:rsidP="00CB42EB">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Using </w:t>
      </w:r>
      <w:r w:rsidRPr="00B71653">
        <w:rPr>
          <w:rFonts w:ascii="EYInterstate Light" w:hAnsi="EYInterstate Light" w:cstheme="minorHAnsi"/>
          <w:b/>
          <w:bCs/>
          <w:color w:val="000000"/>
          <w:szCs w:val="20"/>
        </w:rPr>
        <w:t>#internetAddress</w:t>
      </w:r>
      <w:r>
        <w:rPr>
          <w:rFonts w:ascii="EYInterstate Light" w:hAnsi="EYInterstate Light" w:cstheme="minorHAnsi"/>
          <w:color w:val="000000"/>
          <w:szCs w:val="20"/>
        </w:rPr>
        <w:t>, set the following:</w:t>
      </w:r>
    </w:p>
    <w:p w14:paraId="6443DDBB" w14:textId="77777777" w:rsidR="00CB42EB" w:rsidRDefault="00CB42EB" w:rsidP="00CB42EB">
      <w:pPr>
        <w:pStyle w:val="Response1"/>
        <w:numPr>
          <w:ilvl w:val="2"/>
          <w:numId w:val="9"/>
        </w:numPr>
        <w:spacing w:before="0"/>
        <w:rPr>
          <w:rFonts w:ascii="EYInterstate Light" w:hAnsi="EYInterstate Light" w:cstheme="minorHAnsi"/>
          <w:color w:val="000000"/>
          <w:szCs w:val="20"/>
        </w:rPr>
      </w:pPr>
      <w:r w:rsidRPr="00B71653">
        <w:rPr>
          <w:rFonts w:ascii="EYInterstate Light" w:hAnsi="EYInterstate Light" w:cstheme="minorHAnsi"/>
          <w:b/>
          <w:bCs/>
          <w:color w:val="000000"/>
          <w:szCs w:val="20"/>
        </w:rPr>
        <w:t>#fromAddress</w:t>
      </w:r>
      <w:r>
        <w:rPr>
          <w:rFonts w:ascii="EYInterstate Light" w:hAnsi="EYInterstate Light" w:cstheme="minorHAnsi"/>
          <w:color w:val="000000"/>
          <w:szCs w:val="20"/>
        </w:rPr>
        <w:t xml:space="preserve"> – “address”</w:t>
      </w:r>
    </w:p>
    <w:p w14:paraId="1A9E2B19" w14:textId="77777777" w:rsidR="00CB42EB" w:rsidRDefault="00CB42EB" w:rsidP="00CB42EB">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Using </w:t>
      </w:r>
      <w:r w:rsidRPr="00B71653">
        <w:rPr>
          <w:rFonts w:ascii="EYInterstate Light" w:hAnsi="EYInterstate Light" w:cstheme="minorHAnsi"/>
          <w:b/>
          <w:bCs/>
          <w:color w:val="000000"/>
          <w:szCs w:val="20"/>
        </w:rPr>
        <w:t>#emailAddress</w:t>
      </w:r>
      <w:r>
        <w:rPr>
          <w:rFonts w:ascii="EYInterstate Light" w:hAnsi="EYInterstate Light" w:cstheme="minorHAnsi"/>
          <w:color w:val="000000"/>
          <w:szCs w:val="20"/>
        </w:rPr>
        <w:t>, get list “to”.</w:t>
      </w:r>
    </w:p>
    <w:p w14:paraId="40E82198" w14:textId="77777777" w:rsidR="00CB42EB" w:rsidRDefault="00CB42EB" w:rsidP="00CB42EB">
      <w:pPr>
        <w:pStyle w:val="Response1"/>
        <w:numPr>
          <w:ilvl w:val="2"/>
          <w:numId w:val="9"/>
        </w:numPr>
        <w:spacing w:before="0"/>
        <w:rPr>
          <w:rFonts w:ascii="EYInterstate Light" w:hAnsi="EYInterstate Light" w:cstheme="minorHAnsi"/>
          <w:color w:val="000000"/>
          <w:szCs w:val="20"/>
        </w:rPr>
      </w:pPr>
      <w:proofErr w:type="spellStart"/>
      <w:r w:rsidRPr="00EB313E">
        <w:rPr>
          <w:rFonts w:ascii="EYInterstate Light" w:hAnsi="EYInterstate Light" w:cstheme="minorHAnsi"/>
          <w:color w:val="000000"/>
          <w:szCs w:val="20"/>
        </w:rPr>
        <w:t>COTSInstanceList</w:t>
      </w:r>
      <w:proofErr w:type="spellEnd"/>
      <w:r w:rsidRPr="00EB313E">
        <w:rPr>
          <w:rFonts w:ascii="EYInterstate Light" w:hAnsi="EYInterstate Light" w:cstheme="minorHAnsi"/>
          <w:color w:val="000000"/>
          <w:szCs w:val="20"/>
        </w:rPr>
        <w:t xml:space="preserve"> </w:t>
      </w:r>
      <w:proofErr w:type="spellStart"/>
      <w:r w:rsidRPr="00EB313E">
        <w:rPr>
          <w:rFonts w:ascii="EYInterstate Light" w:hAnsi="EYInterstate Light" w:cstheme="minorHAnsi"/>
          <w:color w:val="000000"/>
          <w:szCs w:val="20"/>
        </w:rPr>
        <w:t>toList</w:t>
      </w:r>
      <w:proofErr w:type="spellEnd"/>
      <w:r w:rsidRPr="00EB313E">
        <w:rPr>
          <w:rFonts w:ascii="EYInterstate Light" w:hAnsi="EYInterstate Light" w:cstheme="minorHAnsi"/>
          <w:color w:val="000000"/>
          <w:szCs w:val="20"/>
        </w:rPr>
        <w:t xml:space="preserve"> = </w:t>
      </w:r>
      <w:proofErr w:type="spellStart"/>
      <w:r w:rsidRPr="00EB313E">
        <w:rPr>
          <w:rFonts w:ascii="EYInterstate Light" w:hAnsi="EYInterstate Light" w:cstheme="minorHAnsi"/>
          <w:color w:val="000000"/>
          <w:szCs w:val="20"/>
        </w:rPr>
        <w:t>emailDocument.getList</w:t>
      </w:r>
      <w:proofErr w:type="spellEnd"/>
      <w:r w:rsidRPr="00EB313E">
        <w:rPr>
          <w:rFonts w:ascii="EYInterstate Light" w:hAnsi="EYInterstate Light" w:cstheme="minorHAnsi"/>
          <w:color w:val="000000"/>
          <w:szCs w:val="20"/>
        </w:rPr>
        <w:t>("to"</w:t>
      </w:r>
      <w:proofErr w:type="gramStart"/>
      <w:r w:rsidRPr="00EB313E">
        <w:rPr>
          <w:rFonts w:ascii="EYInterstate Light" w:hAnsi="EYInterstate Light" w:cstheme="minorHAnsi"/>
          <w:color w:val="000000"/>
          <w:szCs w:val="20"/>
        </w:rPr>
        <w:t>);</w:t>
      </w:r>
      <w:proofErr w:type="gramEnd"/>
    </w:p>
    <w:p w14:paraId="245D90F3" w14:textId="77777777" w:rsidR="00CB42EB" w:rsidRDefault="00CB42EB" w:rsidP="00CB42EB">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Loop through </w:t>
      </w:r>
      <w:r w:rsidRPr="00B71653">
        <w:rPr>
          <w:rFonts w:ascii="EYInterstate Light" w:hAnsi="EYInterstate Light" w:cstheme="minorHAnsi"/>
          <w:b/>
          <w:bCs/>
          <w:color w:val="000000"/>
          <w:szCs w:val="20"/>
        </w:rPr>
        <w:t xml:space="preserve">#toAddresses </w:t>
      </w:r>
      <w:r>
        <w:rPr>
          <w:rFonts w:ascii="EYInterstate Light" w:hAnsi="EYInterstate Light" w:cstheme="minorHAnsi"/>
          <w:color w:val="000000"/>
          <w:szCs w:val="20"/>
        </w:rPr>
        <w:t xml:space="preserve">from the method parameter. For each item, create new child of </w:t>
      </w:r>
      <w:r w:rsidRPr="00B71653">
        <w:rPr>
          <w:rFonts w:ascii="EYInterstate Light" w:hAnsi="EYInterstate Light" w:cstheme="minorHAnsi"/>
          <w:b/>
          <w:bCs/>
          <w:color w:val="000000"/>
          <w:szCs w:val="20"/>
        </w:rPr>
        <w:t>#toList</w:t>
      </w:r>
      <w:r>
        <w:rPr>
          <w:rFonts w:ascii="EYInterstate Light" w:hAnsi="EYInterstate Light" w:cstheme="minorHAnsi"/>
          <w:color w:val="000000"/>
          <w:szCs w:val="20"/>
        </w:rPr>
        <w:t>. Set the following under “</w:t>
      </w:r>
      <w:proofErr w:type="spellStart"/>
      <w:r>
        <w:rPr>
          <w:rFonts w:ascii="EYInterstate Light" w:hAnsi="EYInterstate Light" w:cstheme="minorHAnsi"/>
          <w:color w:val="000000"/>
          <w:szCs w:val="20"/>
        </w:rPr>
        <w:t>internetAddress</w:t>
      </w:r>
      <w:proofErr w:type="spellEnd"/>
      <w:r>
        <w:rPr>
          <w:rFonts w:ascii="EYInterstate Light" w:hAnsi="EYInterstate Light" w:cstheme="minorHAnsi"/>
          <w:color w:val="000000"/>
          <w:szCs w:val="20"/>
        </w:rPr>
        <w:t>” group.</w:t>
      </w:r>
    </w:p>
    <w:p w14:paraId="348E6DC1" w14:textId="77777777" w:rsidR="00CB42EB" w:rsidRDefault="00CB42EB" w:rsidP="00CB42EB">
      <w:pPr>
        <w:pStyle w:val="Response1"/>
        <w:numPr>
          <w:ilvl w:val="2"/>
          <w:numId w:val="9"/>
        </w:numPr>
        <w:spacing w:before="0"/>
        <w:rPr>
          <w:rFonts w:ascii="EYInterstate Light" w:hAnsi="EYInterstate Light" w:cstheme="minorHAnsi"/>
          <w:color w:val="000000"/>
          <w:szCs w:val="20"/>
        </w:rPr>
      </w:pPr>
      <w:proofErr w:type="spellStart"/>
      <w:r w:rsidRPr="001D3A90">
        <w:rPr>
          <w:rFonts w:ascii="EYInterstate Light" w:hAnsi="EYInterstate Light" w:cstheme="minorHAnsi"/>
          <w:color w:val="000000"/>
          <w:szCs w:val="20"/>
        </w:rPr>
        <w:t>toAddressChild</w:t>
      </w:r>
      <w:proofErr w:type="spellEnd"/>
      <w:r w:rsidRPr="001D3A90">
        <w:rPr>
          <w:rFonts w:ascii="EYInterstate Light" w:hAnsi="EYInterstate Light" w:cstheme="minorHAnsi"/>
          <w:color w:val="000000"/>
          <w:szCs w:val="20"/>
        </w:rPr>
        <w:t xml:space="preserve"> = </w:t>
      </w:r>
      <w:proofErr w:type="spellStart"/>
      <w:r w:rsidRPr="001D3A90">
        <w:rPr>
          <w:rFonts w:ascii="EYInterstate Light" w:hAnsi="EYInterstate Light" w:cstheme="minorHAnsi"/>
          <w:color w:val="000000"/>
          <w:szCs w:val="20"/>
        </w:rPr>
        <w:t>toList.newChild</w:t>
      </w:r>
      <w:proofErr w:type="spellEnd"/>
      <w:r w:rsidRPr="001D3A90">
        <w:rPr>
          <w:rFonts w:ascii="EYInterstate Light" w:hAnsi="EYInterstate Light" w:cstheme="minorHAnsi"/>
          <w:color w:val="000000"/>
          <w:szCs w:val="20"/>
        </w:rPr>
        <w:t>(</w:t>
      </w:r>
      <w:proofErr w:type="gramStart"/>
      <w:r w:rsidRPr="001D3A90">
        <w:rPr>
          <w:rFonts w:ascii="EYInterstate Light" w:hAnsi="EYInterstate Light" w:cstheme="minorHAnsi"/>
          <w:color w:val="000000"/>
          <w:szCs w:val="20"/>
        </w:rPr>
        <w:t>);</w:t>
      </w:r>
      <w:proofErr w:type="gramEnd"/>
    </w:p>
    <w:p w14:paraId="571556C9" w14:textId="77777777" w:rsidR="00CB42EB" w:rsidRDefault="00CB42EB" w:rsidP="00CB42EB">
      <w:pPr>
        <w:pStyle w:val="Response1"/>
        <w:numPr>
          <w:ilvl w:val="2"/>
          <w:numId w:val="9"/>
        </w:numPr>
        <w:spacing w:before="0"/>
        <w:rPr>
          <w:rFonts w:ascii="EYInterstate Light" w:hAnsi="EYInterstate Light" w:cstheme="minorHAnsi"/>
          <w:color w:val="000000"/>
          <w:szCs w:val="20"/>
        </w:rPr>
      </w:pPr>
      <w:proofErr w:type="spellStart"/>
      <w:r w:rsidRPr="001D3A90">
        <w:rPr>
          <w:rFonts w:ascii="EYInterstate Light" w:hAnsi="EYInterstate Light" w:cstheme="minorHAnsi"/>
          <w:color w:val="000000"/>
          <w:szCs w:val="20"/>
        </w:rPr>
        <w:t>toAddressChild.getGroup</w:t>
      </w:r>
      <w:proofErr w:type="spellEnd"/>
      <w:r w:rsidRPr="001D3A90">
        <w:rPr>
          <w:rFonts w:ascii="EYInterstate Light" w:hAnsi="EYInterstate Light" w:cstheme="minorHAnsi"/>
          <w:color w:val="000000"/>
          <w:szCs w:val="20"/>
        </w:rPr>
        <w:t>("</w:t>
      </w:r>
      <w:proofErr w:type="spellStart"/>
      <w:r w:rsidRPr="001D3A90">
        <w:rPr>
          <w:rFonts w:ascii="EYInterstate Light" w:hAnsi="EYInterstate Light" w:cstheme="minorHAnsi"/>
          <w:color w:val="000000"/>
          <w:szCs w:val="20"/>
        </w:rPr>
        <w:t>internetAddress</w:t>
      </w:r>
      <w:proofErr w:type="spellEnd"/>
      <w:r w:rsidRPr="001D3A90">
        <w:rPr>
          <w:rFonts w:ascii="EYInterstate Light" w:hAnsi="EYInterstate Light" w:cstheme="minorHAnsi"/>
          <w:color w:val="000000"/>
          <w:szCs w:val="20"/>
        </w:rPr>
        <w:t xml:space="preserve">") .set("address", </w:t>
      </w:r>
      <w:proofErr w:type="spellStart"/>
      <w:r w:rsidRPr="001D3A90">
        <w:rPr>
          <w:rFonts w:ascii="EYInterstate Light" w:hAnsi="EYInterstate Light" w:cstheme="minorHAnsi"/>
          <w:color w:val="000000"/>
          <w:szCs w:val="20"/>
        </w:rPr>
        <w:t>toAddress</w:t>
      </w:r>
      <w:proofErr w:type="spellEnd"/>
      <w:proofErr w:type="gramStart"/>
      <w:r w:rsidRPr="001D3A90">
        <w:rPr>
          <w:rFonts w:ascii="EYInterstate Light" w:hAnsi="EYInterstate Light" w:cstheme="minorHAnsi"/>
          <w:color w:val="000000"/>
          <w:szCs w:val="20"/>
        </w:rPr>
        <w:t>);</w:t>
      </w:r>
      <w:proofErr w:type="gramEnd"/>
    </w:p>
    <w:p w14:paraId="68AF3668" w14:textId="77777777" w:rsidR="00CB42EB" w:rsidRDefault="00CB42EB" w:rsidP="00CB42EB">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lastRenderedPageBreak/>
        <w:t xml:space="preserve">Using </w:t>
      </w:r>
      <w:r w:rsidRPr="00B71653">
        <w:rPr>
          <w:rFonts w:ascii="EYInterstate Light" w:hAnsi="EYInterstate Light" w:cstheme="minorHAnsi"/>
          <w:b/>
          <w:bCs/>
          <w:color w:val="000000"/>
          <w:szCs w:val="20"/>
        </w:rPr>
        <w:t>#emailDcoument</w:t>
      </w:r>
      <w:r>
        <w:rPr>
          <w:rFonts w:ascii="EYInterstate Light" w:hAnsi="EYInterstate Light" w:cstheme="minorHAnsi"/>
          <w:color w:val="000000"/>
          <w:szCs w:val="20"/>
        </w:rPr>
        <w:t>, set the subject and body from the method parameter.</w:t>
      </w:r>
    </w:p>
    <w:p w14:paraId="24C7285F" w14:textId="77777777" w:rsidR="00CB42EB" w:rsidRPr="00A17074" w:rsidRDefault="00CB42EB" w:rsidP="00CB42EB">
      <w:pPr>
        <w:pStyle w:val="Response1"/>
        <w:numPr>
          <w:ilvl w:val="2"/>
          <w:numId w:val="9"/>
        </w:numPr>
        <w:spacing w:before="0"/>
        <w:rPr>
          <w:rFonts w:ascii="EYInterstate Light" w:hAnsi="EYInterstate Light" w:cstheme="minorHAnsi"/>
          <w:color w:val="000000"/>
          <w:szCs w:val="20"/>
        </w:rPr>
      </w:pPr>
      <w:proofErr w:type="spellStart"/>
      <w:r>
        <w:rPr>
          <w:rFonts w:ascii="EYInterstate Light" w:hAnsi="EYInterstate Light" w:cstheme="minorHAnsi"/>
          <w:color w:val="000000"/>
          <w:szCs w:val="20"/>
        </w:rPr>
        <w:t>e</w:t>
      </w:r>
      <w:r w:rsidRPr="00A17074">
        <w:rPr>
          <w:rFonts w:ascii="EYInterstate Light" w:hAnsi="EYInterstate Light" w:cstheme="minorHAnsi"/>
          <w:color w:val="000000"/>
          <w:szCs w:val="20"/>
        </w:rPr>
        <w:t>mailDocument.getGroup</w:t>
      </w:r>
      <w:proofErr w:type="spellEnd"/>
      <w:r w:rsidRPr="00A17074">
        <w:rPr>
          <w:rFonts w:ascii="EYInterstate Light" w:hAnsi="EYInterstate Light" w:cstheme="minorHAnsi"/>
          <w:color w:val="000000"/>
          <w:szCs w:val="20"/>
        </w:rPr>
        <w:t xml:space="preserve">("subject").set("text", </w:t>
      </w:r>
      <w:proofErr w:type="spellStart"/>
      <w:r w:rsidRPr="00A17074">
        <w:rPr>
          <w:rFonts w:ascii="EYInterstate Light" w:hAnsi="EYInterstate Light" w:cstheme="minorHAnsi"/>
          <w:color w:val="000000"/>
          <w:szCs w:val="20"/>
        </w:rPr>
        <w:t>subjectText</w:t>
      </w:r>
      <w:proofErr w:type="spellEnd"/>
      <w:proofErr w:type="gramStart"/>
      <w:r w:rsidRPr="00A17074">
        <w:rPr>
          <w:rFonts w:ascii="EYInterstate Light" w:hAnsi="EYInterstate Light" w:cstheme="minorHAnsi"/>
          <w:color w:val="000000"/>
          <w:szCs w:val="20"/>
        </w:rPr>
        <w:t>);</w:t>
      </w:r>
      <w:proofErr w:type="gramEnd"/>
    </w:p>
    <w:p w14:paraId="07649045" w14:textId="77777777" w:rsidR="00CB42EB" w:rsidRDefault="00CB42EB" w:rsidP="00CB42EB">
      <w:pPr>
        <w:pStyle w:val="Response1"/>
        <w:numPr>
          <w:ilvl w:val="2"/>
          <w:numId w:val="9"/>
        </w:numPr>
        <w:spacing w:before="0"/>
        <w:rPr>
          <w:rFonts w:ascii="EYInterstate Light" w:hAnsi="EYInterstate Light" w:cstheme="minorHAnsi"/>
          <w:color w:val="000000"/>
          <w:szCs w:val="20"/>
        </w:rPr>
      </w:pPr>
      <w:proofErr w:type="spellStart"/>
      <w:r w:rsidRPr="00A17074">
        <w:rPr>
          <w:rFonts w:ascii="EYInterstate Light" w:hAnsi="EYInterstate Light" w:cstheme="minorHAnsi"/>
          <w:color w:val="000000"/>
          <w:szCs w:val="20"/>
        </w:rPr>
        <w:t>emailDocument.getGroup</w:t>
      </w:r>
      <w:proofErr w:type="spellEnd"/>
      <w:r w:rsidRPr="00A17074">
        <w:rPr>
          <w:rFonts w:ascii="EYInterstate Light" w:hAnsi="EYInterstate Light" w:cstheme="minorHAnsi"/>
          <w:color w:val="000000"/>
          <w:szCs w:val="20"/>
        </w:rPr>
        <w:t>("</w:t>
      </w:r>
      <w:proofErr w:type="spellStart"/>
      <w:r w:rsidRPr="00A17074">
        <w:rPr>
          <w:rFonts w:ascii="EYInterstate Light" w:hAnsi="EYInterstate Light" w:cstheme="minorHAnsi"/>
          <w:color w:val="000000"/>
          <w:szCs w:val="20"/>
        </w:rPr>
        <w:t>messageText</w:t>
      </w:r>
      <w:proofErr w:type="spellEnd"/>
      <w:r w:rsidRPr="00A17074">
        <w:rPr>
          <w:rFonts w:ascii="EYInterstate Light" w:hAnsi="EYInterstate Light" w:cstheme="minorHAnsi"/>
          <w:color w:val="000000"/>
          <w:szCs w:val="20"/>
        </w:rPr>
        <w:t>")</w:t>
      </w:r>
      <w:r>
        <w:rPr>
          <w:rFonts w:ascii="EYInterstate Light" w:hAnsi="EYInterstate Light" w:cstheme="minorHAnsi"/>
          <w:color w:val="000000"/>
          <w:szCs w:val="20"/>
        </w:rPr>
        <w:t xml:space="preserve"> </w:t>
      </w:r>
      <w:r w:rsidRPr="00A17074">
        <w:rPr>
          <w:rFonts w:ascii="EYInterstate Light" w:hAnsi="EYInterstate Light" w:cstheme="minorHAnsi"/>
          <w:color w:val="000000"/>
          <w:szCs w:val="20"/>
        </w:rPr>
        <w:t xml:space="preserve">.set("text", </w:t>
      </w:r>
      <w:proofErr w:type="spellStart"/>
      <w:r w:rsidRPr="00A17074">
        <w:rPr>
          <w:rFonts w:ascii="EYInterstate Light" w:hAnsi="EYInterstate Light" w:cstheme="minorHAnsi"/>
          <w:color w:val="000000"/>
          <w:szCs w:val="20"/>
        </w:rPr>
        <w:t>bodyText</w:t>
      </w:r>
      <w:proofErr w:type="spellEnd"/>
      <w:proofErr w:type="gramStart"/>
      <w:r w:rsidRPr="00A17074">
        <w:rPr>
          <w:rFonts w:ascii="EYInterstate Light" w:hAnsi="EYInterstate Light" w:cstheme="minorHAnsi"/>
          <w:color w:val="000000"/>
          <w:szCs w:val="20"/>
        </w:rPr>
        <w:t>);</w:t>
      </w:r>
      <w:proofErr w:type="gramEnd"/>
    </w:p>
    <w:p w14:paraId="37FF4CAE" w14:textId="77777777" w:rsidR="00CB42EB" w:rsidRDefault="00CB42EB" w:rsidP="00CB42EB">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 xml:space="preserve">Execute the business service using </w:t>
      </w:r>
      <w:proofErr w:type="spellStart"/>
      <w:r>
        <w:rPr>
          <w:rFonts w:ascii="EYInterstate Light" w:hAnsi="EYInterstate Light" w:cstheme="minorHAnsi"/>
          <w:color w:val="000000"/>
          <w:szCs w:val="20"/>
        </w:rPr>
        <w:t>BusinessServiceDispathcer</w:t>
      </w:r>
      <w:proofErr w:type="spellEnd"/>
      <w:r>
        <w:rPr>
          <w:rFonts w:ascii="EYInterstate Light" w:hAnsi="EYInterstate Light" w:cstheme="minorHAnsi"/>
          <w:color w:val="000000"/>
          <w:szCs w:val="20"/>
        </w:rPr>
        <w:t>.</w:t>
      </w:r>
    </w:p>
    <w:p w14:paraId="582D9018" w14:textId="77777777" w:rsidR="00CB42EB" w:rsidRDefault="00CB42EB" w:rsidP="00CB42EB">
      <w:pPr>
        <w:pStyle w:val="Response1"/>
        <w:numPr>
          <w:ilvl w:val="2"/>
          <w:numId w:val="9"/>
        </w:numPr>
        <w:spacing w:before="0"/>
        <w:rPr>
          <w:rFonts w:ascii="EYInterstate Light" w:hAnsi="EYInterstate Light" w:cstheme="minorHAnsi"/>
          <w:color w:val="000000"/>
          <w:szCs w:val="20"/>
        </w:rPr>
      </w:pPr>
      <w:proofErr w:type="spellStart"/>
      <w:r w:rsidRPr="00D13A4A">
        <w:rPr>
          <w:rFonts w:ascii="EYInterstate Light" w:hAnsi="EYInterstate Light" w:cstheme="minorHAnsi"/>
          <w:color w:val="000000"/>
          <w:szCs w:val="20"/>
        </w:rPr>
        <w:t>BusinessServiceDispatcher.execute</w:t>
      </w:r>
      <w:proofErr w:type="spellEnd"/>
      <w:r w:rsidRPr="00D13A4A">
        <w:rPr>
          <w:rFonts w:ascii="EYInterstate Light" w:hAnsi="EYInterstate Light" w:cstheme="minorHAnsi"/>
          <w:color w:val="000000"/>
          <w:szCs w:val="20"/>
        </w:rPr>
        <w:t>(</w:t>
      </w:r>
      <w:proofErr w:type="spellStart"/>
      <w:r w:rsidRPr="00D13A4A">
        <w:rPr>
          <w:rFonts w:ascii="EYInterstate Light" w:hAnsi="EYInterstate Light" w:cstheme="minorHAnsi"/>
          <w:color w:val="000000"/>
          <w:szCs w:val="20"/>
        </w:rPr>
        <w:t>bsInstance</w:t>
      </w:r>
      <w:proofErr w:type="spellEnd"/>
      <w:r w:rsidRPr="00D13A4A">
        <w:rPr>
          <w:rFonts w:ascii="EYInterstate Light" w:hAnsi="EYInterstate Light" w:cstheme="minorHAnsi"/>
          <w:color w:val="000000"/>
          <w:szCs w:val="20"/>
        </w:rPr>
        <w:t>)</w:t>
      </w:r>
    </w:p>
    <w:p w14:paraId="66FDBD3C" w14:textId="77777777" w:rsidR="00CB42EB" w:rsidRDefault="00CB42EB" w:rsidP="00CB42EB">
      <w:pPr>
        <w:pStyle w:val="Response1"/>
        <w:numPr>
          <w:ilvl w:val="0"/>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Inside catch(Exception e):</w:t>
      </w:r>
    </w:p>
    <w:p w14:paraId="2F51A2CE" w14:textId="77777777" w:rsidR="00CB42EB" w:rsidRDefault="00CB42EB" w:rsidP="00CB42EB">
      <w:pPr>
        <w:pStyle w:val="Response1"/>
        <w:numPr>
          <w:ilvl w:val="1"/>
          <w:numId w:val="9"/>
        </w:numPr>
        <w:spacing w:before="0"/>
        <w:rPr>
          <w:rFonts w:ascii="EYInterstate Light" w:hAnsi="EYInterstate Light" w:cstheme="minorHAnsi"/>
          <w:color w:val="000000"/>
          <w:szCs w:val="20"/>
        </w:rPr>
      </w:pPr>
      <w:r>
        <w:rPr>
          <w:rFonts w:ascii="EYInterstate Light" w:hAnsi="EYInterstate Light" w:cstheme="minorHAnsi"/>
          <w:color w:val="000000"/>
          <w:szCs w:val="20"/>
        </w:rPr>
        <w:t>Do nothing.</w:t>
      </w:r>
    </w:p>
    <w:p w14:paraId="69DF83E9" w14:textId="77777777" w:rsidR="00CB42EB" w:rsidRDefault="00CB42EB" w:rsidP="00CB42EB">
      <w:pPr>
        <w:pStyle w:val="Response1"/>
        <w:numPr>
          <w:ilvl w:val="1"/>
          <w:numId w:val="9"/>
        </w:numPr>
        <w:spacing w:before="0"/>
        <w:rPr>
          <w:rFonts w:ascii="EYInterstate Light" w:hAnsi="EYInterstate Light" w:cstheme="minorHAnsi"/>
          <w:color w:val="000000"/>
          <w:szCs w:val="20"/>
        </w:rPr>
      </w:pPr>
      <w:r w:rsidRPr="00097B37">
        <w:rPr>
          <w:rFonts w:ascii="EYInterstate Light" w:hAnsi="EYInterstate Light" w:cstheme="minorHAnsi"/>
          <w:color w:val="000000"/>
          <w:szCs w:val="20"/>
        </w:rPr>
        <w:t>logger.info("Application Error while sending an email :" + e)</w:t>
      </w:r>
    </w:p>
    <w:p w14:paraId="471E6D85" w14:textId="77777777" w:rsidR="00CB42EB" w:rsidRPr="00BD1464" w:rsidRDefault="00CB42EB" w:rsidP="00223668">
      <w:pPr>
        <w:pStyle w:val="Response1"/>
        <w:spacing w:before="0"/>
        <w:ind w:left="1440"/>
        <w:rPr>
          <w:rFonts w:ascii="EYInterstate Light" w:hAnsi="EYInterstate Light" w:cstheme="minorHAnsi"/>
          <w:color w:val="000000"/>
          <w:szCs w:val="20"/>
        </w:rPr>
      </w:pPr>
    </w:p>
    <w:p w14:paraId="0AEDDC3B" w14:textId="7C5F3601" w:rsidR="008547C1" w:rsidRPr="00626604" w:rsidRDefault="008547C1" w:rsidP="008547C1">
      <w:pPr>
        <w:pStyle w:val="Heading2"/>
        <w:rPr>
          <w:rFonts w:ascii="EYInterstate Light" w:hAnsi="EYInterstate Light"/>
        </w:rPr>
      </w:pPr>
      <w:bookmarkStart w:id="103" w:name="_Toc202981051"/>
      <w:bookmarkStart w:id="104" w:name="_Toc212142110"/>
      <w:bookmarkEnd w:id="102"/>
      <w:r w:rsidRPr="00626604">
        <w:rPr>
          <w:rFonts w:ascii="EYInterstate Light" w:hAnsi="EYInterstate Light"/>
        </w:rPr>
        <w:t>Inbound Web Service</w:t>
      </w:r>
      <w:bookmarkEnd w:id="103"/>
      <w:bookmarkEnd w:id="104"/>
    </w:p>
    <w:p w14:paraId="6226825F" w14:textId="0368A1E1" w:rsidR="008547C1" w:rsidRPr="00626604" w:rsidRDefault="007E671E" w:rsidP="008547C1">
      <w:pPr>
        <w:pStyle w:val="Heading3"/>
      </w:pPr>
      <w:bookmarkStart w:id="105" w:name="_Toc212142111"/>
      <w:r>
        <w:t>CM-</w:t>
      </w:r>
      <w:proofErr w:type="spellStart"/>
      <w:r>
        <w:t>GetCurrentAccountBalanceService</w:t>
      </w:r>
      <w:bookmarkEnd w:id="105"/>
      <w:proofErr w:type="spellEnd"/>
    </w:p>
    <w:p w14:paraId="78BE3815" w14:textId="0BB924EF" w:rsidR="008547C1" w:rsidRPr="00626604" w:rsidRDefault="007E671E" w:rsidP="008547C1">
      <w:pPr>
        <w:pStyle w:val="Response1"/>
        <w:rPr>
          <w:rFonts w:ascii="EYInterstate Light" w:hAnsi="EYInterstate Light" w:cstheme="minorHAnsi"/>
          <w:color w:val="8DB3E2"/>
          <w:szCs w:val="20"/>
        </w:rPr>
      </w:pPr>
      <w:proofErr w:type="gramStart"/>
      <w:r>
        <w:rPr>
          <w:rFonts w:ascii="EYInterstate Light" w:hAnsi="EYInterstate Light" w:cstheme="minorHAnsi"/>
          <w:color w:val="8DB3E2"/>
          <w:szCs w:val="20"/>
        </w:rPr>
        <w:t>Get</w:t>
      </w:r>
      <w:proofErr w:type="gramEnd"/>
      <w:r>
        <w:rPr>
          <w:rFonts w:ascii="EYInterstate Light" w:hAnsi="EYInterstate Light" w:cstheme="minorHAnsi"/>
          <w:color w:val="8DB3E2"/>
          <w:szCs w:val="20"/>
        </w:rPr>
        <w:t xml:space="preserve"> Current Account Balance Service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65"/>
        <w:gridCol w:w="6791"/>
      </w:tblGrid>
      <w:tr w:rsidR="008547C1" w:rsidRPr="00626604" w14:paraId="1756D70D" w14:textId="77777777" w:rsidTr="000440DA">
        <w:trPr>
          <w:cantSplit/>
        </w:trPr>
        <w:tc>
          <w:tcPr>
            <w:tcW w:w="2065" w:type="dxa"/>
            <w:shd w:val="clear" w:color="auto" w:fill="002060"/>
          </w:tcPr>
          <w:p w14:paraId="347A8553" w14:textId="77777777" w:rsidR="008547C1" w:rsidRPr="00626604" w:rsidRDefault="008547C1" w:rsidP="000440DA">
            <w:pPr>
              <w:pStyle w:val="Response1"/>
              <w:rPr>
                <w:rFonts w:ascii="EYInterstate Light" w:hAnsi="EYInterstate Light" w:cstheme="minorBidi"/>
                <w:color w:val="FFFFFF" w:themeColor="background1"/>
                <w:lang w:val="de-DE"/>
              </w:rPr>
            </w:pPr>
            <w:r w:rsidRPr="00626604">
              <w:rPr>
                <w:rFonts w:ascii="EYInterstate Light" w:hAnsi="EYInterstate Light" w:cstheme="minorBidi"/>
                <w:color w:val="FFFFFF" w:themeColor="background1"/>
                <w:lang w:val="de-DE"/>
              </w:rPr>
              <w:t>Property</w:t>
            </w:r>
          </w:p>
        </w:tc>
        <w:tc>
          <w:tcPr>
            <w:tcW w:w="6791" w:type="dxa"/>
            <w:shd w:val="clear" w:color="auto" w:fill="002060"/>
          </w:tcPr>
          <w:p w14:paraId="5B599931" w14:textId="77777777" w:rsidR="008547C1" w:rsidRPr="00626604" w:rsidRDefault="008547C1" w:rsidP="000440DA">
            <w:pPr>
              <w:pStyle w:val="Response1"/>
              <w:rPr>
                <w:rFonts w:ascii="EYInterstate Light" w:hAnsi="EYInterstate Light" w:cstheme="minorBidi"/>
                <w:color w:val="FFFFFF" w:themeColor="background1"/>
                <w:lang w:val="de-DE"/>
              </w:rPr>
            </w:pPr>
            <w:r w:rsidRPr="00626604">
              <w:rPr>
                <w:rFonts w:ascii="EYInterstate Light" w:hAnsi="EYInterstate Light" w:cstheme="minorBidi"/>
                <w:color w:val="FFFFFF" w:themeColor="background1"/>
                <w:lang w:val="de-DE"/>
              </w:rPr>
              <w:t>Value</w:t>
            </w:r>
          </w:p>
        </w:tc>
      </w:tr>
      <w:tr w:rsidR="008547C1" w:rsidRPr="00626604" w14:paraId="5183D935" w14:textId="77777777" w:rsidTr="000440DA">
        <w:trPr>
          <w:cantSplit/>
        </w:trPr>
        <w:tc>
          <w:tcPr>
            <w:tcW w:w="2065" w:type="dxa"/>
          </w:tcPr>
          <w:p w14:paraId="7984D6ED" w14:textId="77777777" w:rsidR="008547C1" w:rsidRPr="00626604" w:rsidRDefault="008547C1" w:rsidP="000440DA">
            <w:pPr>
              <w:pStyle w:val="Response1"/>
              <w:rPr>
                <w:rFonts w:ascii="EYInterstate Light" w:hAnsi="EYInterstate Light" w:cstheme="minorHAnsi"/>
                <w:color w:val="000000"/>
                <w:szCs w:val="20"/>
              </w:rPr>
            </w:pPr>
            <w:r w:rsidRPr="00626604">
              <w:rPr>
                <w:rFonts w:ascii="EYInterstate Light" w:hAnsi="EYInterstate Light" w:cstheme="minorHAnsi"/>
                <w:color w:val="000000"/>
                <w:szCs w:val="20"/>
              </w:rPr>
              <w:t>Web Service Class</w:t>
            </w:r>
          </w:p>
        </w:tc>
        <w:tc>
          <w:tcPr>
            <w:tcW w:w="6791" w:type="dxa"/>
          </w:tcPr>
          <w:p w14:paraId="78362DB1" w14:textId="06DE1FAA" w:rsidR="008547C1" w:rsidRPr="00626604" w:rsidRDefault="007E671E" w:rsidP="000440DA">
            <w:pPr>
              <w:pStyle w:val="Response1"/>
              <w:rPr>
                <w:rFonts w:ascii="EYInterstate Light" w:hAnsi="EYInterstate Light" w:cstheme="minorHAnsi"/>
                <w:color w:val="000000"/>
                <w:szCs w:val="20"/>
              </w:rPr>
            </w:pPr>
            <w:r>
              <w:rPr>
                <w:rFonts w:ascii="EYInterstate Light" w:hAnsi="EYInterstate Light" w:cstheme="minorHAnsi"/>
                <w:color w:val="000000"/>
                <w:szCs w:val="20"/>
              </w:rPr>
              <w:t>SOAP</w:t>
            </w:r>
          </w:p>
        </w:tc>
      </w:tr>
      <w:tr w:rsidR="008547C1" w:rsidRPr="00626604" w14:paraId="15FC7276" w14:textId="77777777" w:rsidTr="000440DA">
        <w:trPr>
          <w:cantSplit/>
        </w:trPr>
        <w:tc>
          <w:tcPr>
            <w:tcW w:w="2065" w:type="dxa"/>
          </w:tcPr>
          <w:p w14:paraId="5B105338" w14:textId="77777777" w:rsidR="008547C1" w:rsidRPr="00626604" w:rsidRDefault="008547C1" w:rsidP="000440DA">
            <w:pPr>
              <w:pStyle w:val="Response1"/>
              <w:rPr>
                <w:rFonts w:ascii="EYInterstate Light" w:hAnsi="EYInterstate Light" w:cstheme="minorHAnsi"/>
                <w:color w:val="000000"/>
                <w:szCs w:val="20"/>
              </w:rPr>
            </w:pPr>
            <w:r w:rsidRPr="00626604">
              <w:rPr>
                <w:rFonts w:ascii="EYInterstate Light" w:hAnsi="EYInterstate Light" w:cstheme="minorHAnsi"/>
                <w:color w:val="000000"/>
                <w:szCs w:val="20"/>
              </w:rPr>
              <w:t>Message Options</w:t>
            </w:r>
          </w:p>
        </w:tc>
        <w:tc>
          <w:tcPr>
            <w:tcW w:w="6791" w:type="dxa"/>
          </w:tcPr>
          <w:p w14:paraId="1C557EA9" w14:textId="4262AD90" w:rsidR="008547C1" w:rsidRPr="00626604" w:rsidRDefault="008547C1" w:rsidP="000440DA">
            <w:pPr>
              <w:pStyle w:val="Response1"/>
              <w:rPr>
                <w:rFonts w:ascii="EYInterstate Light" w:hAnsi="EYInterstate Light" w:cstheme="minorHAnsi"/>
                <w:color w:val="000000"/>
                <w:szCs w:val="20"/>
              </w:rPr>
            </w:pPr>
            <w:r w:rsidRPr="00626604">
              <w:rPr>
                <w:rFonts w:ascii="EYInterstate Light" w:hAnsi="EYInterstate Light" w:cstheme="minorHAnsi"/>
                <w:color w:val="000000"/>
                <w:szCs w:val="20"/>
              </w:rPr>
              <w:t xml:space="preserve">Trace: </w:t>
            </w:r>
            <w:r w:rsidR="00632A12">
              <w:rPr>
                <w:rFonts w:ascii="EYInterstate Light" w:hAnsi="EYInterstate Light" w:cstheme="minorHAnsi"/>
                <w:color w:val="000000"/>
                <w:szCs w:val="20"/>
              </w:rPr>
              <w:t>N</w:t>
            </w:r>
          </w:p>
          <w:p w14:paraId="16E8E1C7" w14:textId="57E31874" w:rsidR="008547C1" w:rsidRPr="00626604" w:rsidRDefault="008547C1" w:rsidP="000440DA">
            <w:pPr>
              <w:pStyle w:val="Response1"/>
              <w:rPr>
                <w:rFonts w:ascii="EYInterstate Light" w:hAnsi="EYInterstate Light" w:cstheme="minorHAnsi"/>
                <w:color w:val="000000"/>
                <w:szCs w:val="20"/>
              </w:rPr>
            </w:pPr>
            <w:r w:rsidRPr="00626604">
              <w:rPr>
                <w:rFonts w:ascii="EYInterstate Light" w:hAnsi="EYInterstate Light" w:cstheme="minorHAnsi"/>
                <w:color w:val="000000"/>
                <w:szCs w:val="20"/>
              </w:rPr>
              <w:t xml:space="preserve">Debug: </w:t>
            </w:r>
            <w:r w:rsidR="00632A12">
              <w:rPr>
                <w:rFonts w:ascii="EYInterstate Light" w:hAnsi="EYInterstate Light" w:cstheme="minorHAnsi"/>
                <w:color w:val="000000"/>
                <w:szCs w:val="20"/>
              </w:rPr>
              <w:t>N</w:t>
            </w:r>
          </w:p>
          <w:p w14:paraId="7F2A5499" w14:textId="7BF582B4" w:rsidR="008547C1" w:rsidRPr="00626604" w:rsidRDefault="008547C1" w:rsidP="000440DA">
            <w:pPr>
              <w:pStyle w:val="Response1"/>
              <w:rPr>
                <w:rFonts w:ascii="EYInterstate Light" w:hAnsi="EYInterstate Light" w:cstheme="minorHAnsi"/>
                <w:color w:val="000000"/>
                <w:szCs w:val="20"/>
              </w:rPr>
            </w:pPr>
            <w:r w:rsidRPr="00626604">
              <w:rPr>
                <w:rFonts w:ascii="EYInterstate Light" w:hAnsi="EYInterstate Light" w:cstheme="minorHAnsi"/>
                <w:color w:val="000000"/>
                <w:szCs w:val="20"/>
              </w:rPr>
              <w:t>Active: Y</w:t>
            </w:r>
          </w:p>
        </w:tc>
      </w:tr>
      <w:tr w:rsidR="008547C1" w:rsidRPr="00626604" w14:paraId="4F5A4E5A" w14:textId="77777777" w:rsidTr="000440DA">
        <w:trPr>
          <w:cantSplit/>
        </w:trPr>
        <w:tc>
          <w:tcPr>
            <w:tcW w:w="2065" w:type="dxa"/>
          </w:tcPr>
          <w:p w14:paraId="10BFDC88" w14:textId="77777777" w:rsidR="008547C1" w:rsidRPr="00626604" w:rsidRDefault="008547C1" w:rsidP="000440DA">
            <w:pPr>
              <w:pStyle w:val="Response1"/>
              <w:rPr>
                <w:rFonts w:ascii="EYInterstate Light" w:hAnsi="EYInterstate Light" w:cstheme="minorHAnsi"/>
                <w:color w:val="000000"/>
                <w:szCs w:val="20"/>
              </w:rPr>
            </w:pPr>
            <w:r w:rsidRPr="00626604">
              <w:rPr>
                <w:rFonts w:ascii="EYInterstate Light" w:hAnsi="EYInterstate Light" w:cstheme="minorHAnsi"/>
                <w:color w:val="000000"/>
                <w:szCs w:val="20"/>
              </w:rPr>
              <w:t>Annotations:</w:t>
            </w:r>
          </w:p>
        </w:tc>
        <w:tc>
          <w:tcPr>
            <w:tcW w:w="6791" w:type="dxa"/>
          </w:tcPr>
          <w:p w14:paraId="2B7C01B5" w14:textId="0766AA3C" w:rsidR="008547C1" w:rsidRPr="00626604" w:rsidRDefault="00632A12" w:rsidP="000440DA">
            <w:pPr>
              <w:pStyle w:val="Response1"/>
              <w:rPr>
                <w:rFonts w:ascii="EYInterstate Light" w:hAnsi="EYInterstate Light" w:cstheme="minorHAnsi"/>
                <w:color w:val="000000"/>
                <w:szCs w:val="20"/>
              </w:rPr>
            </w:pPr>
            <w:r>
              <w:rPr>
                <w:rFonts w:ascii="EYInterstate Light" w:hAnsi="EYInterstate Light" w:cstheme="minorHAnsi"/>
                <w:color w:val="000000"/>
                <w:szCs w:val="20"/>
              </w:rPr>
              <w:t>N/A</w:t>
            </w:r>
          </w:p>
        </w:tc>
      </w:tr>
    </w:tbl>
    <w:p w14:paraId="567CA51E" w14:textId="77777777" w:rsidR="008547C1" w:rsidRPr="00626604" w:rsidRDefault="008547C1" w:rsidP="008547C1">
      <w:pPr>
        <w:pStyle w:val="Heading3"/>
        <w:rPr>
          <w:color w:val="243F60"/>
        </w:rPr>
      </w:pPr>
      <w:bookmarkStart w:id="106" w:name="_Toc202981053"/>
      <w:bookmarkStart w:id="107" w:name="_Toc212142112"/>
      <w:r w:rsidRPr="00626604">
        <w:t>Operations</w:t>
      </w:r>
      <w:bookmarkEnd w:id="106"/>
      <w:bookmarkEnd w:id="10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5"/>
        <w:gridCol w:w="810"/>
        <w:gridCol w:w="1710"/>
        <w:gridCol w:w="900"/>
        <w:gridCol w:w="990"/>
        <w:gridCol w:w="810"/>
        <w:gridCol w:w="990"/>
        <w:gridCol w:w="1211"/>
      </w:tblGrid>
      <w:tr w:rsidR="008547C1" w:rsidRPr="00626604" w14:paraId="13BB63B0" w14:textId="77777777" w:rsidTr="000440DA">
        <w:trPr>
          <w:cantSplit/>
        </w:trPr>
        <w:tc>
          <w:tcPr>
            <w:tcW w:w="1435" w:type="dxa"/>
            <w:shd w:val="clear" w:color="auto" w:fill="002060"/>
          </w:tcPr>
          <w:p w14:paraId="06D74240" w14:textId="77777777" w:rsidR="008547C1" w:rsidRPr="00626604" w:rsidRDefault="008547C1" w:rsidP="000440DA">
            <w:pPr>
              <w:pStyle w:val="Response1"/>
              <w:rPr>
                <w:rFonts w:ascii="EYInterstate Light" w:hAnsi="EYInterstate Light" w:cstheme="minorBidi"/>
                <w:color w:val="FFFFFF" w:themeColor="background1"/>
                <w:sz w:val="20"/>
                <w:szCs w:val="20"/>
                <w:lang w:val="de-DE"/>
              </w:rPr>
            </w:pPr>
            <w:r w:rsidRPr="00626604">
              <w:rPr>
                <w:rFonts w:ascii="EYInterstate Light" w:hAnsi="EYInterstate Light" w:cstheme="minorBidi"/>
                <w:color w:val="FFFFFF" w:themeColor="background1"/>
                <w:sz w:val="20"/>
                <w:szCs w:val="20"/>
                <w:lang w:val="de-DE"/>
              </w:rPr>
              <w:t>Operation Name</w:t>
            </w:r>
          </w:p>
        </w:tc>
        <w:tc>
          <w:tcPr>
            <w:tcW w:w="810" w:type="dxa"/>
            <w:shd w:val="clear" w:color="auto" w:fill="002060"/>
          </w:tcPr>
          <w:p w14:paraId="0B153645" w14:textId="77777777" w:rsidR="008547C1" w:rsidRPr="00626604" w:rsidRDefault="008547C1" w:rsidP="000440DA">
            <w:pPr>
              <w:pStyle w:val="Response1"/>
              <w:rPr>
                <w:rFonts w:ascii="EYInterstate Light" w:hAnsi="EYInterstate Light" w:cstheme="minorBidi"/>
                <w:color w:val="FFFFFF" w:themeColor="background1"/>
                <w:sz w:val="20"/>
                <w:szCs w:val="20"/>
                <w:lang w:val="de-DE"/>
              </w:rPr>
            </w:pPr>
            <w:r w:rsidRPr="00626604">
              <w:rPr>
                <w:rFonts w:ascii="EYInterstate Light" w:hAnsi="EYInterstate Light" w:cstheme="minorBidi"/>
                <w:color w:val="FFFFFF" w:themeColor="background1"/>
                <w:sz w:val="20"/>
                <w:szCs w:val="20"/>
                <w:lang w:val="de-DE"/>
              </w:rPr>
              <w:t>Schema Type</w:t>
            </w:r>
          </w:p>
        </w:tc>
        <w:tc>
          <w:tcPr>
            <w:tcW w:w="1710" w:type="dxa"/>
            <w:shd w:val="clear" w:color="auto" w:fill="002060"/>
          </w:tcPr>
          <w:p w14:paraId="47CF9E34" w14:textId="77777777" w:rsidR="008547C1" w:rsidRPr="00626604" w:rsidRDefault="008547C1" w:rsidP="000440DA">
            <w:pPr>
              <w:pStyle w:val="Response1"/>
              <w:rPr>
                <w:rFonts w:ascii="EYInterstate Light" w:hAnsi="EYInterstate Light" w:cstheme="minorBidi"/>
                <w:color w:val="FFFFFF" w:themeColor="background1"/>
                <w:sz w:val="20"/>
                <w:szCs w:val="20"/>
                <w:lang w:val="de-DE"/>
              </w:rPr>
            </w:pPr>
            <w:r w:rsidRPr="00626604">
              <w:rPr>
                <w:rFonts w:ascii="EYInterstate Light" w:hAnsi="EYInterstate Light" w:cstheme="minorBidi"/>
                <w:color w:val="FFFFFF" w:themeColor="background1"/>
                <w:sz w:val="20"/>
                <w:szCs w:val="20"/>
                <w:lang w:val="de-DE"/>
              </w:rPr>
              <w:t>Schema Name</w:t>
            </w:r>
          </w:p>
        </w:tc>
        <w:tc>
          <w:tcPr>
            <w:tcW w:w="900" w:type="dxa"/>
            <w:shd w:val="clear" w:color="auto" w:fill="002060"/>
          </w:tcPr>
          <w:p w14:paraId="02F50005" w14:textId="77777777" w:rsidR="008547C1" w:rsidRPr="00626604" w:rsidRDefault="008547C1" w:rsidP="000440DA">
            <w:pPr>
              <w:pStyle w:val="Response1"/>
              <w:rPr>
                <w:rFonts w:ascii="EYInterstate Light" w:hAnsi="EYInterstate Light" w:cstheme="minorBidi"/>
                <w:color w:val="FFFFFF" w:themeColor="background1"/>
                <w:sz w:val="20"/>
                <w:szCs w:val="20"/>
                <w:lang w:val="de-DE"/>
              </w:rPr>
            </w:pPr>
            <w:r w:rsidRPr="00626604">
              <w:rPr>
                <w:rFonts w:ascii="EYInterstate Light" w:hAnsi="EYInterstate Light" w:cstheme="minorBidi"/>
                <w:color w:val="FFFFFF" w:themeColor="background1"/>
                <w:sz w:val="20"/>
                <w:szCs w:val="20"/>
                <w:lang w:val="de-DE"/>
              </w:rPr>
              <w:t>Request Schema</w:t>
            </w:r>
          </w:p>
        </w:tc>
        <w:tc>
          <w:tcPr>
            <w:tcW w:w="990" w:type="dxa"/>
            <w:shd w:val="clear" w:color="auto" w:fill="002060"/>
          </w:tcPr>
          <w:p w14:paraId="0C0E6C1A" w14:textId="77777777" w:rsidR="008547C1" w:rsidRPr="00626604" w:rsidRDefault="008547C1" w:rsidP="000440DA">
            <w:pPr>
              <w:pStyle w:val="Response1"/>
              <w:rPr>
                <w:rFonts w:ascii="EYInterstate Light" w:hAnsi="EYInterstate Light" w:cstheme="minorBidi"/>
                <w:color w:val="FFFFFF" w:themeColor="background1"/>
                <w:sz w:val="20"/>
                <w:szCs w:val="20"/>
                <w:lang w:val="de-DE"/>
              </w:rPr>
            </w:pPr>
            <w:r w:rsidRPr="00626604">
              <w:rPr>
                <w:rFonts w:ascii="EYInterstate Light" w:hAnsi="EYInterstate Light" w:cstheme="minorBidi"/>
                <w:color w:val="FFFFFF" w:themeColor="background1"/>
                <w:sz w:val="20"/>
                <w:szCs w:val="20"/>
                <w:lang w:val="de-DE"/>
              </w:rPr>
              <w:t>Response Schema</w:t>
            </w:r>
          </w:p>
        </w:tc>
        <w:tc>
          <w:tcPr>
            <w:tcW w:w="810" w:type="dxa"/>
            <w:shd w:val="clear" w:color="auto" w:fill="002060"/>
          </w:tcPr>
          <w:p w14:paraId="2055E256" w14:textId="77777777" w:rsidR="008547C1" w:rsidRPr="00626604" w:rsidRDefault="008547C1" w:rsidP="000440DA">
            <w:pPr>
              <w:pStyle w:val="Response1"/>
              <w:rPr>
                <w:rFonts w:ascii="EYInterstate Light" w:hAnsi="EYInterstate Light" w:cstheme="minorBidi"/>
                <w:color w:val="FFFFFF" w:themeColor="background1"/>
                <w:sz w:val="20"/>
                <w:szCs w:val="20"/>
                <w:lang w:val="de-DE"/>
              </w:rPr>
            </w:pPr>
            <w:r w:rsidRPr="00626604">
              <w:rPr>
                <w:rFonts w:ascii="EYInterstate Light" w:hAnsi="EYInterstate Light" w:cstheme="minorBidi"/>
                <w:color w:val="FFFFFF" w:themeColor="background1"/>
                <w:sz w:val="20"/>
                <w:szCs w:val="20"/>
                <w:lang w:val="de-DE"/>
              </w:rPr>
              <w:t>Request XSL</w:t>
            </w:r>
          </w:p>
        </w:tc>
        <w:tc>
          <w:tcPr>
            <w:tcW w:w="990" w:type="dxa"/>
            <w:shd w:val="clear" w:color="auto" w:fill="002060"/>
          </w:tcPr>
          <w:p w14:paraId="19D8D341" w14:textId="77777777" w:rsidR="008547C1" w:rsidRPr="00626604" w:rsidRDefault="008547C1" w:rsidP="000440DA">
            <w:pPr>
              <w:pStyle w:val="Response1"/>
              <w:rPr>
                <w:rFonts w:ascii="EYInterstate Light" w:hAnsi="EYInterstate Light" w:cstheme="minorBidi"/>
                <w:color w:val="FFFFFF" w:themeColor="background1"/>
                <w:sz w:val="20"/>
                <w:szCs w:val="20"/>
                <w:lang w:val="de-DE"/>
              </w:rPr>
            </w:pPr>
            <w:r w:rsidRPr="00626604">
              <w:rPr>
                <w:rFonts w:ascii="EYInterstate Light" w:hAnsi="EYInterstate Light" w:cstheme="minorBidi"/>
                <w:color w:val="FFFFFF" w:themeColor="background1"/>
                <w:sz w:val="20"/>
                <w:szCs w:val="20"/>
                <w:lang w:val="de-DE"/>
              </w:rPr>
              <w:t>Resonse XSL</w:t>
            </w:r>
          </w:p>
        </w:tc>
        <w:tc>
          <w:tcPr>
            <w:tcW w:w="1211" w:type="dxa"/>
            <w:shd w:val="clear" w:color="auto" w:fill="002060"/>
          </w:tcPr>
          <w:p w14:paraId="2E2D1CEC" w14:textId="77777777" w:rsidR="008547C1" w:rsidRPr="00626604" w:rsidRDefault="008547C1" w:rsidP="000440DA">
            <w:pPr>
              <w:pStyle w:val="Response1"/>
              <w:rPr>
                <w:rFonts w:ascii="EYInterstate Light" w:hAnsi="EYInterstate Light" w:cstheme="minorBidi"/>
                <w:color w:val="FFFFFF" w:themeColor="background1"/>
                <w:sz w:val="20"/>
                <w:szCs w:val="20"/>
                <w:lang w:val="de-DE"/>
              </w:rPr>
            </w:pPr>
            <w:r w:rsidRPr="00626604">
              <w:rPr>
                <w:rFonts w:ascii="EYInterstate Light" w:hAnsi="EYInterstate Light" w:cstheme="minorBidi"/>
                <w:color w:val="FFFFFF" w:themeColor="background1"/>
                <w:sz w:val="20"/>
                <w:szCs w:val="20"/>
                <w:lang w:val="de-DE"/>
              </w:rPr>
              <w:t>Transaction Type</w:t>
            </w:r>
          </w:p>
        </w:tc>
      </w:tr>
      <w:tr w:rsidR="008547C1" w:rsidRPr="00626604" w14:paraId="5E4B0F9E" w14:textId="77777777" w:rsidTr="00402808">
        <w:trPr>
          <w:cantSplit/>
        </w:trPr>
        <w:tc>
          <w:tcPr>
            <w:tcW w:w="1435" w:type="dxa"/>
          </w:tcPr>
          <w:p w14:paraId="16EC1FE2" w14:textId="47A690ED" w:rsidR="008547C1" w:rsidRPr="00626604" w:rsidRDefault="00BA2246" w:rsidP="000440DA">
            <w:pPr>
              <w:pStyle w:val="Response1"/>
              <w:rPr>
                <w:rFonts w:ascii="EYInterstate Light" w:hAnsi="EYInterstate Light" w:cstheme="minorHAnsi"/>
                <w:color w:val="000000"/>
                <w:szCs w:val="20"/>
                <w:lang w:val="de-DE"/>
              </w:rPr>
            </w:pPr>
            <w:r>
              <w:rPr>
                <w:rFonts w:ascii="EYInterstate Light" w:hAnsi="EYInterstate Light" w:cstheme="minorHAnsi"/>
                <w:color w:val="000000"/>
                <w:szCs w:val="20"/>
                <w:lang w:val="de-DE"/>
              </w:rPr>
              <w:t>getCurrentAccountBalance</w:t>
            </w:r>
          </w:p>
        </w:tc>
        <w:tc>
          <w:tcPr>
            <w:tcW w:w="810" w:type="dxa"/>
          </w:tcPr>
          <w:p w14:paraId="7B8FE120" w14:textId="5FFD9916" w:rsidR="008547C1" w:rsidRPr="00626604" w:rsidRDefault="00BA2246" w:rsidP="000440DA">
            <w:pPr>
              <w:pStyle w:val="Response1"/>
              <w:rPr>
                <w:rFonts w:ascii="EYInterstate Light" w:hAnsi="EYInterstate Light" w:cstheme="minorHAnsi"/>
                <w:color w:val="000000"/>
                <w:szCs w:val="20"/>
                <w:lang w:val="de-DE"/>
              </w:rPr>
            </w:pPr>
            <w:r>
              <w:rPr>
                <w:rFonts w:ascii="EYInterstate Light" w:hAnsi="EYInterstate Light" w:cstheme="minorHAnsi"/>
                <w:color w:val="000000"/>
                <w:szCs w:val="20"/>
                <w:lang w:val="de-DE"/>
              </w:rPr>
              <w:t>Service Script</w:t>
            </w:r>
          </w:p>
        </w:tc>
        <w:tc>
          <w:tcPr>
            <w:tcW w:w="1710" w:type="dxa"/>
          </w:tcPr>
          <w:p w14:paraId="59BC7DC6" w14:textId="181ED0B3" w:rsidR="008547C1" w:rsidRPr="00626604" w:rsidRDefault="00E8460B" w:rsidP="000440DA">
            <w:pPr>
              <w:pStyle w:val="Response1"/>
              <w:rPr>
                <w:rFonts w:ascii="EYInterstate Light" w:hAnsi="EYInterstate Light" w:cstheme="minorHAnsi"/>
                <w:color w:val="000000"/>
                <w:szCs w:val="20"/>
                <w:lang w:val="de-DE"/>
              </w:rPr>
            </w:pPr>
            <w:r>
              <w:fldChar w:fldCharType="begin"/>
            </w:r>
            <w:ins w:id="108" w:author="Jayvee T Gabriel" w:date="2025-10-06T21:01:00Z" w16du:dateUtc="2025-10-06T13:01:00Z">
              <w:r>
                <w:rPr>
                  <w:rFonts w:ascii="EYInterstate Light" w:hAnsi="EYInterstate Light" w:cstheme="minorHAnsi"/>
                  <w:color w:val="000000"/>
                  <w:szCs w:val="20"/>
                  <w:lang w:val="de-DE"/>
                </w:rPr>
                <w:instrText>HYPERLINK  \l "_CM_GetCurBal_–_Service"</w:instrText>
              </w:r>
              <w:r>
                <w:rPr>
                  <w:rFonts w:ascii="EYInterstate Light" w:hAnsi="EYInterstate Light" w:cstheme="minorHAnsi"/>
                  <w:color w:val="000000"/>
                  <w:szCs w:val="20"/>
                  <w:lang w:val="de-DE"/>
                </w:rPr>
              </w:r>
            </w:ins>
            <w:r>
              <w:fldChar w:fldCharType="separate"/>
            </w:r>
            <w:r w:rsidR="002F4E46" w:rsidRPr="00E8460B">
              <w:rPr>
                <w:rStyle w:val="Hyperlink"/>
                <w:rFonts w:ascii="EYInterstate Light" w:hAnsi="EYInterstate Light" w:cstheme="minorHAnsi"/>
                <w:szCs w:val="20"/>
                <w:lang w:val="de-DE"/>
              </w:rPr>
              <w:t>CM_Get</w:t>
            </w:r>
            <w:r w:rsidR="002F4E46" w:rsidRPr="00E8460B">
              <w:rPr>
                <w:rStyle w:val="Hyperlink"/>
                <w:rFonts w:ascii="EYInterstate Light" w:hAnsi="EYInterstate Light" w:cstheme="minorHAnsi"/>
                <w:szCs w:val="20"/>
                <w:lang w:val="de-DE"/>
              </w:rPr>
              <w:t>C</w:t>
            </w:r>
            <w:r w:rsidR="002F4E46" w:rsidRPr="00E8460B">
              <w:rPr>
                <w:rStyle w:val="Hyperlink"/>
                <w:rFonts w:ascii="EYInterstate Light" w:hAnsi="EYInterstate Light" w:cstheme="minorHAnsi"/>
                <w:szCs w:val="20"/>
                <w:lang w:val="de-DE"/>
              </w:rPr>
              <w:t>urBal</w:t>
            </w:r>
            <w:r>
              <w:fldChar w:fldCharType="end"/>
            </w:r>
          </w:p>
        </w:tc>
        <w:tc>
          <w:tcPr>
            <w:tcW w:w="900" w:type="dxa"/>
          </w:tcPr>
          <w:p w14:paraId="2F3201CD" w14:textId="77777777" w:rsidR="008547C1" w:rsidRPr="00626604" w:rsidRDefault="008547C1" w:rsidP="000440DA">
            <w:pPr>
              <w:pStyle w:val="Response1"/>
              <w:rPr>
                <w:rFonts w:ascii="EYInterstate Light" w:hAnsi="EYInterstate Light" w:cstheme="minorHAnsi"/>
                <w:color w:val="000000"/>
                <w:szCs w:val="20"/>
                <w:lang w:val="de-DE"/>
              </w:rPr>
            </w:pPr>
          </w:p>
        </w:tc>
        <w:tc>
          <w:tcPr>
            <w:tcW w:w="990" w:type="dxa"/>
          </w:tcPr>
          <w:p w14:paraId="2C7BEC64" w14:textId="77777777" w:rsidR="008547C1" w:rsidRPr="00626604" w:rsidRDefault="008547C1" w:rsidP="000440DA">
            <w:pPr>
              <w:pStyle w:val="Response1"/>
              <w:rPr>
                <w:rFonts w:ascii="EYInterstate Light" w:hAnsi="EYInterstate Light" w:cstheme="minorHAnsi"/>
                <w:color w:val="000000"/>
                <w:szCs w:val="20"/>
                <w:lang w:val="de-DE"/>
              </w:rPr>
            </w:pPr>
          </w:p>
        </w:tc>
        <w:tc>
          <w:tcPr>
            <w:tcW w:w="810" w:type="dxa"/>
          </w:tcPr>
          <w:p w14:paraId="292886C8" w14:textId="77777777" w:rsidR="008547C1" w:rsidRPr="00626604" w:rsidRDefault="008547C1" w:rsidP="000440DA">
            <w:pPr>
              <w:pStyle w:val="Response1"/>
              <w:rPr>
                <w:rFonts w:ascii="EYInterstate Light" w:hAnsi="EYInterstate Light" w:cstheme="minorHAnsi"/>
                <w:color w:val="000000"/>
                <w:szCs w:val="20"/>
                <w:lang w:val="de-DE"/>
              </w:rPr>
            </w:pPr>
          </w:p>
        </w:tc>
        <w:tc>
          <w:tcPr>
            <w:tcW w:w="990" w:type="dxa"/>
          </w:tcPr>
          <w:p w14:paraId="12C760F4" w14:textId="77777777" w:rsidR="008547C1" w:rsidRPr="00626604" w:rsidRDefault="008547C1" w:rsidP="000440DA">
            <w:pPr>
              <w:pStyle w:val="Response1"/>
              <w:rPr>
                <w:rFonts w:ascii="EYInterstate Light" w:hAnsi="EYInterstate Light" w:cstheme="minorHAnsi"/>
                <w:color w:val="000000"/>
                <w:szCs w:val="20"/>
                <w:lang w:val="de-DE"/>
              </w:rPr>
            </w:pPr>
          </w:p>
        </w:tc>
        <w:tc>
          <w:tcPr>
            <w:tcW w:w="1211" w:type="dxa"/>
          </w:tcPr>
          <w:p w14:paraId="05DF3042" w14:textId="77777777" w:rsidR="008547C1" w:rsidRPr="00626604" w:rsidRDefault="008547C1" w:rsidP="000440DA">
            <w:pPr>
              <w:pStyle w:val="Response1"/>
              <w:rPr>
                <w:rFonts w:ascii="EYInterstate Light" w:hAnsi="EYInterstate Light" w:cstheme="minorHAnsi"/>
                <w:color w:val="000000"/>
                <w:szCs w:val="20"/>
                <w:lang w:val="de-DE"/>
              </w:rPr>
            </w:pPr>
          </w:p>
        </w:tc>
      </w:tr>
    </w:tbl>
    <w:p w14:paraId="44976C0C" w14:textId="00A310B8" w:rsidR="00097B37" w:rsidRDefault="00097B37">
      <w:pPr>
        <w:rPr>
          <w:rFonts w:ascii="EYInterstate Light" w:eastAsiaTheme="majorEastAsia" w:hAnsi="EYInterstate Light"/>
          <w:b/>
          <w:sz w:val="28"/>
        </w:rPr>
      </w:pPr>
    </w:p>
    <w:p w14:paraId="105382B2" w14:textId="77777777" w:rsidR="00CB42EB" w:rsidRDefault="00CB42EB">
      <w:pPr>
        <w:rPr>
          <w:rFonts w:ascii="EYInterstate Light" w:eastAsiaTheme="majorEastAsia" w:hAnsi="EYInterstate Light"/>
          <w:b/>
          <w:sz w:val="28"/>
        </w:rPr>
      </w:pPr>
      <w:r>
        <w:rPr>
          <w:rFonts w:ascii="EYInterstate Light" w:hAnsi="EYInterstate Light"/>
        </w:rPr>
        <w:br w:type="page"/>
      </w:r>
    </w:p>
    <w:p w14:paraId="75D54C58" w14:textId="156CF72F" w:rsidR="009758CF" w:rsidRPr="00254518" w:rsidRDefault="006D56F9" w:rsidP="000C3D26">
      <w:pPr>
        <w:pStyle w:val="Heading1"/>
        <w:rPr>
          <w:rFonts w:ascii="EYInterstate Light" w:hAnsi="EYInterstate Light"/>
        </w:rPr>
      </w:pPr>
      <w:bookmarkStart w:id="109" w:name="_Toc212142113"/>
      <w:r w:rsidRPr="00254518">
        <w:rPr>
          <w:rFonts w:ascii="EYInterstate Light" w:hAnsi="EYInterstate Light"/>
        </w:rPr>
        <w:lastRenderedPageBreak/>
        <w:t xml:space="preserve">System Data </w:t>
      </w:r>
      <w:r w:rsidR="000C3D26" w:rsidRPr="00254518">
        <w:rPr>
          <w:rFonts w:ascii="EYInterstate Light" w:hAnsi="EYInterstate Light"/>
        </w:rPr>
        <w:t>Changes</w:t>
      </w:r>
      <w:r w:rsidR="00973259" w:rsidRPr="00254518">
        <w:rPr>
          <w:rFonts w:ascii="EYInterstate Light" w:hAnsi="EYInterstate Light"/>
        </w:rPr>
        <w:t xml:space="preserve"> </w:t>
      </w:r>
      <w:r w:rsidR="002A54C5" w:rsidRPr="00254518">
        <w:rPr>
          <w:rFonts w:ascii="EYInterstate Light" w:hAnsi="EYInterstate Light"/>
        </w:rPr>
        <w:t>– Configuration Requirements</w:t>
      </w:r>
      <w:bookmarkEnd w:id="109"/>
    </w:p>
    <w:p w14:paraId="2FDC9096" w14:textId="10058FB3" w:rsidR="002F31AF" w:rsidRPr="00254518" w:rsidRDefault="005A5814" w:rsidP="00254518">
      <w:pPr>
        <w:pStyle w:val="Heading2"/>
        <w:rPr>
          <w:rFonts w:ascii="EYInterstate Light" w:hAnsi="EYInterstate Light"/>
        </w:rPr>
      </w:pPr>
      <w:bookmarkStart w:id="110" w:name="_Toc212142114"/>
      <w:r>
        <w:rPr>
          <w:rFonts w:ascii="EYInterstate Light" w:hAnsi="EYInterstate Light"/>
        </w:rPr>
        <w:t>To Do Type</w:t>
      </w:r>
      <w:bookmarkEnd w:id="110"/>
    </w:p>
    <w:p w14:paraId="3BA39ABE" w14:textId="7A775892" w:rsidR="002F31AF" w:rsidRPr="005F2BA4" w:rsidRDefault="00D3664B" w:rsidP="00540F28">
      <w:pPr>
        <w:pStyle w:val="Heading3"/>
      </w:pPr>
      <w:bookmarkStart w:id="111" w:name="_CM-INVEXTSEL_(New)"/>
      <w:bookmarkStart w:id="112" w:name="_Toc212142115"/>
      <w:bookmarkEnd w:id="111"/>
      <w:r w:rsidRPr="00D3664B">
        <w:t>CM-</w:t>
      </w:r>
      <w:r w:rsidR="00D52E29" w:rsidRPr="00D52E29">
        <w:t xml:space="preserve">DRERR </w:t>
      </w:r>
      <w:r w:rsidR="002F31AF" w:rsidRPr="005F2BA4">
        <w:t>(</w:t>
      </w:r>
      <w:r w:rsidR="00D52E29">
        <w:t>Existing</w:t>
      </w:r>
      <w:r w:rsidR="002F31AF" w:rsidRPr="005F2BA4">
        <w:t>)</w:t>
      </w:r>
      <w:bookmarkEnd w:id="112"/>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322"/>
        <w:gridCol w:w="9"/>
        <w:gridCol w:w="780"/>
        <w:gridCol w:w="1553"/>
        <w:gridCol w:w="1558"/>
        <w:gridCol w:w="774"/>
        <w:gridCol w:w="2334"/>
      </w:tblGrid>
      <w:tr w:rsidR="002F31AF" w:rsidRPr="00254518" w14:paraId="20A8BF4F" w14:textId="77777777" w:rsidTr="00FD1D7F">
        <w:trPr>
          <w:cantSplit/>
          <w:tblHeader/>
        </w:trPr>
        <w:tc>
          <w:tcPr>
            <w:tcW w:w="1244" w:type="pct"/>
            <w:tcBorders>
              <w:top w:val="single" w:sz="6" w:space="0" w:color="auto"/>
              <w:left w:val="single" w:sz="12" w:space="0" w:color="auto"/>
              <w:bottom w:val="single" w:sz="6" w:space="0" w:color="auto"/>
              <w:right w:val="single" w:sz="6" w:space="0" w:color="auto"/>
            </w:tcBorders>
            <w:shd w:val="clear" w:color="auto" w:fill="002060"/>
            <w:hideMark/>
          </w:tcPr>
          <w:p w14:paraId="0E74331C" w14:textId="77777777" w:rsidR="002F31AF" w:rsidRPr="00FA2DEA" w:rsidRDefault="002F31AF" w:rsidP="00FA2DEA">
            <w:pPr>
              <w:pStyle w:val="Response1"/>
              <w:rPr>
                <w:rFonts w:ascii="EYInterstate Light" w:hAnsi="EYInterstate Light" w:cstheme="minorBidi"/>
                <w:color w:val="FFFFFF" w:themeColor="background1"/>
              </w:rPr>
            </w:pPr>
            <w:r w:rsidRPr="00FA2DEA">
              <w:rPr>
                <w:rFonts w:ascii="EYInterstate Light" w:hAnsi="EYInterstate Light" w:cstheme="minorBidi"/>
                <w:color w:val="FFFFFF" w:themeColor="background1"/>
              </w:rPr>
              <w:t>Attribute</w:t>
            </w:r>
          </w:p>
        </w:tc>
        <w:tc>
          <w:tcPr>
            <w:tcW w:w="3756" w:type="pct"/>
            <w:gridSpan w:val="6"/>
            <w:tcBorders>
              <w:top w:val="single" w:sz="6" w:space="0" w:color="auto"/>
              <w:left w:val="single" w:sz="6" w:space="0" w:color="auto"/>
              <w:bottom w:val="single" w:sz="6" w:space="0" w:color="auto"/>
              <w:right w:val="single" w:sz="12" w:space="0" w:color="auto"/>
            </w:tcBorders>
            <w:shd w:val="clear" w:color="auto" w:fill="002060"/>
            <w:hideMark/>
          </w:tcPr>
          <w:p w14:paraId="1AD9629C" w14:textId="77777777" w:rsidR="002F31AF" w:rsidRPr="00FA2DEA" w:rsidRDefault="002F31AF" w:rsidP="00FA2DEA">
            <w:pPr>
              <w:pStyle w:val="Response1"/>
              <w:rPr>
                <w:rFonts w:ascii="EYInterstate Light" w:hAnsi="EYInterstate Light" w:cstheme="minorBidi"/>
                <w:color w:val="FFFFFF" w:themeColor="background1"/>
              </w:rPr>
            </w:pPr>
            <w:r w:rsidRPr="00FA2DEA">
              <w:rPr>
                <w:rFonts w:ascii="EYInterstate Light" w:hAnsi="EYInterstate Light" w:cstheme="minorBidi"/>
                <w:color w:val="FFFFFF" w:themeColor="background1"/>
              </w:rPr>
              <w:t>Value</w:t>
            </w:r>
          </w:p>
        </w:tc>
      </w:tr>
      <w:tr w:rsidR="002F31AF" w:rsidRPr="00254518" w14:paraId="061C10C8" w14:textId="77777777" w:rsidTr="007C7001">
        <w:trPr>
          <w:cantSplit/>
          <w:trHeight w:val="291"/>
        </w:trPr>
        <w:tc>
          <w:tcPr>
            <w:tcW w:w="1244" w:type="pct"/>
            <w:tcBorders>
              <w:top w:val="single" w:sz="6" w:space="0" w:color="auto"/>
              <w:left w:val="single" w:sz="6" w:space="0" w:color="auto"/>
              <w:bottom w:val="single" w:sz="6" w:space="0" w:color="auto"/>
              <w:right w:val="single" w:sz="6" w:space="0" w:color="auto"/>
            </w:tcBorders>
            <w:shd w:val="clear" w:color="auto" w:fill="002060"/>
            <w:hideMark/>
          </w:tcPr>
          <w:p w14:paraId="04BFFBDD" w14:textId="77777777" w:rsidR="002F31AF" w:rsidRPr="007C7001" w:rsidRDefault="002F31AF" w:rsidP="00FA2DEA">
            <w:pPr>
              <w:pStyle w:val="Response1"/>
              <w:rPr>
                <w:rFonts w:ascii="EYInterstate Light" w:hAnsi="EYInterstate Light" w:cstheme="minorBidi"/>
                <w:color w:val="FFFFFF" w:themeColor="background1"/>
              </w:rPr>
            </w:pPr>
            <w:r w:rsidRPr="007C7001">
              <w:rPr>
                <w:rFonts w:ascii="EYInterstate Light" w:hAnsi="EYInterstate Light" w:cstheme="minorBidi"/>
                <w:color w:val="FFFFFF" w:themeColor="background1"/>
              </w:rPr>
              <w:t>Description</w:t>
            </w:r>
          </w:p>
        </w:tc>
        <w:tc>
          <w:tcPr>
            <w:tcW w:w="3756" w:type="pct"/>
            <w:gridSpan w:val="6"/>
            <w:tcBorders>
              <w:top w:val="single" w:sz="6" w:space="0" w:color="auto"/>
              <w:left w:val="single" w:sz="6" w:space="0" w:color="auto"/>
              <w:bottom w:val="single" w:sz="6" w:space="0" w:color="auto"/>
              <w:right w:val="single" w:sz="6" w:space="0" w:color="auto"/>
            </w:tcBorders>
            <w:hideMark/>
          </w:tcPr>
          <w:p w14:paraId="542E0FAC" w14:textId="7EA9046A" w:rsidR="002F31AF" w:rsidRPr="00FA2DEA" w:rsidRDefault="00413591" w:rsidP="00FA2DEA">
            <w:pPr>
              <w:pStyle w:val="Response1"/>
              <w:rPr>
                <w:rFonts w:ascii="EYInterstate Light" w:hAnsi="EYInterstate Light" w:cstheme="minorHAnsi"/>
                <w:color w:val="000000"/>
                <w:szCs w:val="20"/>
              </w:rPr>
            </w:pPr>
            <w:r w:rsidRPr="00413591">
              <w:rPr>
                <w:rFonts w:ascii="EYInterstate Light" w:hAnsi="EYInterstate Light" w:cstheme="minorHAnsi"/>
                <w:color w:val="000000"/>
                <w:szCs w:val="20"/>
              </w:rPr>
              <w:t>Invoice Cloud Data Refresh Error</w:t>
            </w:r>
          </w:p>
        </w:tc>
      </w:tr>
      <w:tr w:rsidR="002F31AF" w:rsidRPr="00254518" w14:paraId="6CEE264D" w14:textId="77777777" w:rsidTr="007C7001">
        <w:trPr>
          <w:cantSplit/>
          <w:trHeight w:val="291"/>
        </w:trPr>
        <w:tc>
          <w:tcPr>
            <w:tcW w:w="1244" w:type="pct"/>
            <w:tcBorders>
              <w:top w:val="single" w:sz="6" w:space="0" w:color="auto"/>
              <w:left w:val="single" w:sz="6" w:space="0" w:color="auto"/>
              <w:bottom w:val="single" w:sz="6" w:space="0" w:color="auto"/>
              <w:right w:val="single" w:sz="6" w:space="0" w:color="auto"/>
            </w:tcBorders>
            <w:shd w:val="clear" w:color="auto" w:fill="002060"/>
          </w:tcPr>
          <w:p w14:paraId="638CBFC8" w14:textId="77777777" w:rsidR="002F31AF" w:rsidRPr="007C7001" w:rsidRDefault="002F31AF" w:rsidP="00FA2DEA">
            <w:pPr>
              <w:pStyle w:val="Response1"/>
              <w:rPr>
                <w:rFonts w:ascii="EYInterstate Light" w:hAnsi="EYInterstate Light" w:cstheme="minorBidi"/>
                <w:color w:val="FFFFFF" w:themeColor="background1"/>
              </w:rPr>
            </w:pPr>
            <w:r w:rsidRPr="007C7001">
              <w:rPr>
                <w:rFonts w:ascii="EYInterstate Light" w:hAnsi="EYInterstate Light" w:cstheme="minorBidi"/>
                <w:color w:val="FFFFFF" w:themeColor="background1"/>
              </w:rPr>
              <w:t>Detailed Description</w:t>
            </w:r>
          </w:p>
        </w:tc>
        <w:tc>
          <w:tcPr>
            <w:tcW w:w="3756" w:type="pct"/>
            <w:gridSpan w:val="6"/>
            <w:tcBorders>
              <w:top w:val="single" w:sz="6" w:space="0" w:color="auto"/>
              <w:left w:val="single" w:sz="6" w:space="0" w:color="auto"/>
              <w:bottom w:val="single" w:sz="6" w:space="0" w:color="auto"/>
              <w:right w:val="single" w:sz="6" w:space="0" w:color="auto"/>
            </w:tcBorders>
          </w:tcPr>
          <w:p w14:paraId="29A653EB" w14:textId="1BFFE533" w:rsidR="002F31AF" w:rsidRPr="00FA2DEA" w:rsidRDefault="000D2814" w:rsidP="00FA2DEA">
            <w:pPr>
              <w:pStyle w:val="Response1"/>
              <w:rPr>
                <w:rFonts w:ascii="EYInterstate Light" w:hAnsi="EYInterstate Light" w:cstheme="minorHAnsi"/>
                <w:color w:val="000000"/>
                <w:szCs w:val="20"/>
              </w:rPr>
            </w:pPr>
            <w:r w:rsidRPr="000D2814">
              <w:rPr>
                <w:rFonts w:ascii="EYInterstate Light" w:hAnsi="EYInterstate Light" w:cstheme="minorHAnsi"/>
                <w:color w:val="000000"/>
                <w:szCs w:val="20"/>
              </w:rPr>
              <w:t>To Do Type for Invoice Cloud Data Refresh Error</w:t>
            </w:r>
          </w:p>
        </w:tc>
      </w:tr>
      <w:tr w:rsidR="000D2814" w:rsidRPr="00254518" w14:paraId="12C0B09F" w14:textId="77777777" w:rsidTr="007C7001">
        <w:trPr>
          <w:cantSplit/>
          <w:trHeight w:val="291"/>
        </w:trPr>
        <w:tc>
          <w:tcPr>
            <w:tcW w:w="1244" w:type="pct"/>
            <w:tcBorders>
              <w:top w:val="single" w:sz="6" w:space="0" w:color="auto"/>
              <w:left w:val="single" w:sz="6" w:space="0" w:color="auto"/>
              <w:bottom w:val="single" w:sz="6" w:space="0" w:color="auto"/>
              <w:right w:val="single" w:sz="6" w:space="0" w:color="auto"/>
            </w:tcBorders>
            <w:shd w:val="clear" w:color="auto" w:fill="002060"/>
          </w:tcPr>
          <w:p w14:paraId="52B052B0" w14:textId="209C9FB1" w:rsidR="000D2814" w:rsidRPr="007C7001" w:rsidRDefault="000D2814" w:rsidP="00FA2DEA">
            <w:pPr>
              <w:pStyle w:val="Response1"/>
              <w:rPr>
                <w:rFonts w:ascii="EYInterstate Light" w:hAnsi="EYInterstate Light" w:cstheme="minorBidi"/>
                <w:color w:val="FFFFFF" w:themeColor="background1"/>
              </w:rPr>
            </w:pPr>
            <w:r w:rsidRPr="007C7001">
              <w:rPr>
                <w:rFonts w:ascii="EYInterstate Light" w:hAnsi="EYInterstate Light" w:cstheme="minorBidi"/>
                <w:color w:val="FFFFFF" w:themeColor="background1"/>
              </w:rPr>
              <w:t>Priority</w:t>
            </w:r>
          </w:p>
        </w:tc>
        <w:tc>
          <w:tcPr>
            <w:tcW w:w="3756" w:type="pct"/>
            <w:gridSpan w:val="6"/>
            <w:tcBorders>
              <w:top w:val="single" w:sz="6" w:space="0" w:color="auto"/>
              <w:left w:val="single" w:sz="6" w:space="0" w:color="auto"/>
              <w:bottom w:val="single" w:sz="6" w:space="0" w:color="auto"/>
              <w:right w:val="single" w:sz="6" w:space="0" w:color="auto"/>
            </w:tcBorders>
          </w:tcPr>
          <w:p w14:paraId="516109C5" w14:textId="23DF927D" w:rsidR="000D2814" w:rsidRPr="000D2814" w:rsidRDefault="000D2814" w:rsidP="00FA2DEA">
            <w:pPr>
              <w:pStyle w:val="Response1"/>
              <w:rPr>
                <w:rFonts w:ascii="EYInterstate Light" w:hAnsi="EYInterstate Light" w:cstheme="minorHAnsi"/>
                <w:color w:val="000000"/>
                <w:szCs w:val="20"/>
              </w:rPr>
            </w:pPr>
            <w:r>
              <w:rPr>
                <w:rFonts w:ascii="EYInterstate Light" w:hAnsi="EYInterstate Light" w:cstheme="minorHAnsi"/>
                <w:color w:val="000000"/>
                <w:szCs w:val="20"/>
              </w:rPr>
              <w:t>Priority 10 – Highest</w:t>
            </w:r>
          </w:p>
        </w:tc>
      </w:tr>
      <w:tr w:rsidR="000D2814" w:rsidRPr="00254518" w14:paraId="64FB4A89" w14:textId="77777777" w:rsidTr="007C7001">
        <w:trPr>
          <w:cantSplit/>
          <w:trHeight w:val="291"/>
        </w:trPr>
        <w:tc>
          <w:tcPr>
            <w:tcW w:w="1244" w:type="pct"/>
            <w:tcBorders>
              <w:top w:val="single" w:sz="6" w:space="0" w:color="auto"/>
              <w:left w:val="single" w:sz="6" w:space="0" w:color="auto"/>
              <w:bottom w:val="single" w:sz="6" w:space="0" w:color="auto"/>
              <w:right w:val="single" w:sz="6" w:space="0" w:color="auto"/>
            </w:tcBorders>
            <w:shd w:val="clear" w:color="auto" w:fill="002060"/>
          </w:tcPr>
          <w:p w14:paraId="15D0FC8C" w14:textId="1A12D7E0" w:rsidR="000D2814" w:rsidRPr="007C7001" w:rsidRDefault="000D2814" w:rsidP="00FA2DEA">
            <w:pPr>
              <w:pStyle w:val="Response1"/>
              <w:rPr>
                <w:rFonts w:ascii="EYInterstate Light" w:hAnsi="EYInterstate Light" w:cstheme="minorBidi"/>
                <w:color w:val="FFFFFF" w:themeColor="background1"/>
              </w:rPr>
            </w:pPr>
            <w:r w:rsidRPr="007C7001">
              <w:rPr>
                <w:rFonts w:ascii="EYInterstate Light" w:hAnsi="EYInterstate Light" w:cstheme="minorBidi"/>
                <w:color w:val="FFFFFF" w:themeColor="background1"/>
              </w:rPr>
              <w:t>To Do Type Usage</w:t>
            </w:r>
          </w:p>
        </w:tc>
        <w:tc>
          <w:tcPr>
            <w:tcW w:w="3756" w:type="pct"/>
            <w:gridSpan w:val="6"/>
            <w:tcBorders>
              <w:top w:val="single" w:sz="6" w:space="0" w:color="auto"/>
              <w:left w:val="single" w:sz="6" w:space="0" w:color="auto"/>
              <w:bottom w:val="single" w:sz="6" w:space="0" w:color="auto"/>
              <w:right w:val="single" w:sz="6" w:space="0" w:color="auto"/>
            </w:tcBorders>
          </w:tcPr>
          <w:p w14:paraId="0D75383E" w14:textId="3902092A" w:rsidR="000D2814" w:rsidRDefault="000D2814" w:rsidP="00FA2DEA">
            <w:pPr>
              <w:pStyle w:val="Response1"/>
              <w:rPr>
                <w:rFonts w:ascii="EYInterstate Light" w:hAnsi="EYInterstate Light" w:cstheme="minorHAnsi"/>
                <w:color w:val="000000"/>
                <w:szCs w:val="20"/>
              </w:rPr>
            </w:pPr>
            <w:r>
              <w:rPr>
                <w:rFonts w:ascii="EYInterstate Light" w:hAnsi="EYInterstate Light" w:cstheme="minorHAnsi"/>
                <w:color w:val="000000"/>
                <w:szCs w:val="20"/>
              </w:rPr>
              <w:t>Automatic</w:t>
            </w:r>
          </w:p>
        </w:tc>
      </w:tr>
      <w:tr w:rsidR="000D2814" w:rsidRPr="00254518" w14:paraId="0C86E7AC" w14:textId="77777777" w:rsidTr="007C7001">
        <w:trPr>
          <w:cantSplit/>
          <w:trHeight w:val="291"/>
        </w:trPr>
        <w:tc>
          <w:tcPr>
            <w:tcW w:w="1244" w:type="pct"/>
            <w:tcBorders>
              <w:top w:val="single" w:sz="6" w:space="0" w:color="auto"/>
              <w:left w:val="single" w:sz="6" w:space="0" w:color="auto"/>
              <w:bottom w:val="single" w:sz="6" w:space="0" w:color="auto"/>
              <w:right w:val="single" w:sz="6" w:space="0" w:color="auto"/>
            </w:tcBorders>
            <w:shd w:val="clear" w:color="auto" w:fill="002060"/>
          </w:tcPr>
          <w:p w14:paraId="29727CE5" w14:textId="31B4F091" w:rsidR="000D2814" w:rsidRPr="007C7001" w:rsidRDefault="000D2814" w:rsidP="00FA2DEA">
            <w:pPr>
              <w:pStyle w:val="Response1"/>
              <w:rPr>
                <w:rFonts w:ascii="EYInterstate Light" w:hAnsi="EYInterstate Light" w:cstheme="minorBidi"/>
                <w:color w:val="FFFFFF" w:themeColor="background1"/>
              </w:rPr>
            </w:pPr>
            <w:r w:rsidRPr="007C7001">
              <w:rPr>
                <w:rFonts w:ascii="EYInterstate Light" w:hAnsi="EYInterstate Light" w:cstheme="minorBidi"/>
                <w:color w:val="FFFFFF" w:themeColor="background1"/>
              </w:rPr>
              <w:t>Navigation Option</w:t>
            </w:r>
          </w:p>
        </w:tc>
        <w:tc>
          <w:tcPr>
            <w:tcW w:w="3756" w:type="pct"/>
            <w:gridSpan w:val="6"/>
            <w:tcBorders>
              <w:top w:val="single" w:sz="6" w:space="0" w:color="auto"/>
              <w:left w:val="single" w:sz="6" w:space="0" w:color="auto"/>
              <w:bottom w:val="single" w:sz="6" w:space="0" w:color="auto"/>
              <w:right w:val="single" w:sz="6" w:space="0" w:color="auto"/>
            </w:tcBorders>
          </w:tcPr>
          <w:p w14:paraId="282E1FCE" w14:textId="52664224" w:rsidR="000D2814" w:rsidRDefault="000D2814" w:rsidP="00FA2DEA">
            <w:pPr>
              <w:pStyle w:val="Response1"/>
              <w:rPr>
                <w:rFonts w:ascii="EYInterstate Light" w:hAnsi="EYInterstate Light" w:cstheme="minorHAnsi"/>
                <w:color w:val="000000"/>
                <w:szCs w:val="20"/>
              </w:rPr>
            </w:pPr>
            <w:proofErr w:type="spellStart"/>
            <w:r w:rsidRPr="000D2814">
              <w:rPr>
                <w:rFonts w:ascii="EYInterstate Light" w:hAnsi="EYInterstate Light" w:cstheme="minorHAnsi"/>
                <w:color w:val="000000"/>
                <w:szCs w:val="20"/>
              </w:rPr>
              <w:t>accountMaint</w:t>
            </w:r>
            <w:proofErr w:type="spellEnd"/>
          </w:p>
        </w:tc>
      </w:tr>
      <w:tr w:rsidR="000D2814" w:rsidRPr="00254518" w14:paraId="057783EB" w14:textId="77777777" w:rsidTr="007C7001">
        <w:trPr>
          <w:cantSplit/>
          <w:trHeight w:val="291"/>
        </w:trPr>
        <w:tc>
          <w:tcPr>
            <w:tcW w:w="1244" w:type="pct"/>
            <w:tcBorders>
              <w:top w:val="single" w:sz="6" w:space="0" w:color="auto"/>
              <w:left w:val="single" w:sz="6" w:space="0" w:color="auto"/>
              <w:bottom w:val="single" w:sz="6" w:space="0" w:color="auto"/>
              <w:right w:val="single" w:sz="6" w:space="0" w:color="auto"/>
            </w:tcBorders>
            <w:shd w:val="clear" w:color="auto" w:fill="002060"/>
          </w:tcPr>
          <w:p w14:paraId="0D718B8B" w14:textId="17AAC3C0" w:rsidR="000D2814" w:rsidRPr="007C7001" w:rsidRDefault="00277D89" w:rsidP="00FA2DEA">
            <w:pPr>
              <w:pStyle w:val="Response1"/>
              <w:rPr>
                <w:rFonts w:ascii="EYInterstate Light" w:hAnsi="EYInterstate Light" w:cstheme="minorBidi"/>
                <w:color w:val="FFFFFF" w:themeColor="background1"/>
              </w:rPr>
            </w:pPr>
            <w:r w:rsidRPr="007C7001">
              <w:rPr>
                <w:rFonts w:ascii="EYInterstate Light" w:hAnsi="EYInterstate Light" w:cstheme="minorBidi"/>
                <w:color w:val="FFFFFF" w:themeColor="background1"/>
              </w:rPr>
              <w:t>Creation Process</w:t>
            </w:r>
          </w:p>
        </w:tc>
        <w:tc>
          <w:tcPr>
            <w:tcW w:w="3756" w:type="pct"/>
            <w:gridSpan w:val="6"/>
            <w:tcBorders>
              <w:top w:val="single" w:sz="6" w:space="0" w:color="auto"/>
              <w:left w:val="single" w:sz="6" w:space="0" w:color="auto"/>
              <w:bottom w:val="single" w:sz="6" w:space="0" w:color="auto"/>
              <w:right w:val="single" w:sz="6" w:space="0" w:color="auto"/>
            </w:tcBorders>
          </w:tcPr>
          <w:p w14:paraId="5802FB82" w14:textId="77777777" w:rsidR="000D2814" w:rsidRPr="000D2814" w:rsidRDefault="000D2814" w:rsidP="00FA2DEA">
            <w:pPr>
              <w:pStyle w:val="Response1"/>
              <w:rPr>
                <w:rFonts w:ascii="EYInterstate Light" w:hAnsi="EYInterstate Light" w:cstheme="minorHAnsi"/>
                <w:color w:val="000000"/>
                <w:szCs w:val="20"/>
              </w:rPr>
            </w:pPr>
          </w:p>
        </w:tc>
      </w:tr>
      <w:tr w:rsidR="00277D89" w:rsidRPr="00254518" w14:paraId="4CE7F6EF" w14:textId="77777777" w:rsidTr="007C7001">
        <w:trPr>
          <w:cantSplit/>
          <w:trHeight w:val="291"/>
        </w:trPr>
        <w:tc>
          <w:tcPr>
            <w:tcW w:w="1244" w:type="pct"/>
            <w:tcBorders>
              <w:top w:val="single" w:sz="6" w:space="0" w:color="auto"/>
              <w:left w:val="single" w:sz="6" w:space="0" w:color="auto"/>
              <w:bottom w:val="single" w:sz="6" w:space="0" w:color="auto"/>
              <w:right w:val="single" w:sz="6" w:space="0" w:color="auto"/>
            </w:tcBorders>
            <w:shd w:val="clear" w:color="auto" w:fill="002060"/>
          </w:tcPr>
          <w:p w14:paraId="4AB08401" w14:textId="0929FD04" w:rsidR="00277D89" w:rsidRPr="007C7001" w:rsidRDefault="00277D89" w:rsidP="00FA2DEA">
            <w:pPr>
              <w:pStyle w:val="Response1"/>
              <w:rPr>
                <w:rFonts w:ascii="EYInterstate Light" w:hAnsi="EYInterstate Light" w:cstheme="minorBidi"/>
                <w:color w:val="FFFFFF" w:themeColor="background1"/>
              </w:rPr>
            </w:pPr>
            <w:r w:rsidRPr="007C7001">
              <w:rPr>
                <w:rFonts w:ascii="EYInterstate Light" w:hAnsi="EYInterstate Light" w:cstheme="minorBidi"/>
                <w:color w:val="FFFFFF" w:themeColor="background1"/>
              </w:rPr>
              <w:t>Routing Process</w:t>
            </w:r>
          </w:p>
        </w:tc>
        <w:tc>
          <w:tcPr>
            <w:tcW w:w="3756" w:type="pct"/>
            <w:gridSpan w:val="6"/>
            <w:tcBorders>
              <w:top w:val="single" w:sz="6" w:space="0" w:color="auto"/>
              <w:left w:val="single" w:sz="6" w:space="0" w:color="auto"/>
              <w:bottom w:val="single" w:sz="6" w:space="0" w:color="auto"/>
              <w:right w:val="single" w:sz="6" w:space="0" w:color="auto"/>
            </w:tcBorders>
          </w:tcPr>
          <w:p w14:paraId="70C4E73D" w14:textId="77777777" w:rsidR="00277D89" w:rsidRPr="000D2814" w:rsidRDefault="00277D89" w:rsidP="00FA2DEA">
            <w:pPr>
              <w:pStyle w:val="Response1"/>
              <w:rPr>
                <w:rFonts w:ascii="EYInterstate Light" w:hAnsi="EYInterstate Light" w:cstheme="minorHAnsi"/>
                <w:color w:val="000000"/>
                <w:szCs w:val="20"/>
              </w:rPr>
            </w:pPr>
          </w:p>
        </w:tc>
      </w:tr>
      <w:tr w:rsidR="00277D89" w:rsidRPr="00254518" w14:paraId="5E181DF8" w14:textId="77777777" w:rsidTr="007C7001">
        <w:trPr>
          <w:cantSplit/>
          <w:trHeight w:val="291"/>
        </w:trPr>
        <w:tc>
          <w:tcPr>
            <w:tcW w:w="1244" w:type="pct"/>
            <w:tcBorders>
              <w:top w:val="single" w:sz="6" w:space="0" w:color="auto"/>
              <w:left w:val="single" w:sz="6" w:space="0" w:color="auto"/>
              <w:bottom w:val="single" w:sz="6" w:space="0" w:color="auto"/>
              <w:right w:val="single" w:sz="6" w:space="0" w:color="auto"/>
            </w:tcBorders>
            <w:shd w:val="clear" w:color="auto" w:fill="002060"/>
          </w:tcPr>
          <w:p w14:paraId="63757834" w14:textId="786EA491" w:rsidR="00277D89" w:rsidRPr="007C7001" w:rsidRDefault="00277D89" w:rsidP="00FA2DEA">
            <w:pPr>
              <w:pStyle w:val="Response1"/>
              <w:rPr>
                <w:rFonts w:ascii="EYInterstate Light" w:hAnsi="EYInterstate Light" w:cstheme="minorBidi"/>
                <w:color w:val="FFFFFF" w:themeColor="background1"/>
              </w:rPr>
            </w:pPr>
            <w:r w:rsidRPr="007C7001">
              <w:rPr>
                <w:rFonts w:ascii="EYInterstate Light" w:hAnsi="EYInterstate Light" w:cstheme="minorBidi"/>
                <w:color w:val="FFFFFF" w:themeColor="background1"/>
              </w:rPr>
              <w:t>Message Category</w:t>
            </w:r>
          </w:p>
        </w:tc>
        <w:tc>
          <w:tcPr>
            <w:tcW w:w="3756" w:type="pct"/>
            <w:gridSpan w:val="6"/>
            <w:tcBorders>
              <w:top w:val="single" w:sz="6" w:space="0" w:color="auto"/>
              <w:left w:val="single" w:sz="6" w:space="0" w:color="auto"/>
              <w:bottom w:val="single" w:sz="6" w:space="0" w:color="auto"/>
              <w:right w:val="single" w:sz="6" w:space="0" w:color="auto"/>
            </w:tcBorders>
          </w:tcPr>
          <w:p w14:paraId="2C915289" w14:textId="53A2F5E9" w:rsidR="00277D89" w:rsidRPr="000D2814" w:rsidRDefault="00277D89" w:rsidP="00FA2DEA">
            <w:pPr>
              <w:pStyle w:val="Response1"/>
              <w:rPr>
                <w:rFonts w:ascii="EYInterstate Light" w:hAnsi="EYInterstate Light" w:cstheme="minorHAnsi"/>
                <w:color w:val="000000"/>
                <w:szCs w:val="20"/>
              </w:rPr>
            </w:pPr>
            <w:r>
              <w:rPr>
                <w:rFonts w:ascii="EYInterstate Light" w:hAnsi="EYInterstate Light" w:cstheme="minorHAnsi"/>
                <w:color w:val="000000"/>
                <w:szCs w:val="20"/>
              </w:rPr>
              <w:t>0</w:t>
            </w:r>
          </w:p>
        </w:tc>
      </w:tr>
      <w:tr w:rsidR="00277D89" w:rsidRPr="00254518" w14:paraId="01175389" w14:textId="77777777" w:rsidTr="007C7001">
        <w:trPr>
          <w:cantSplit/>
          <w:trHeight w:val="336"/>
        </w:trPr>
        <w:tc>
          <w:tcPr>
            <w:tcW w:w="1244" w:type="pct"/>
            <w:tcBorders>
              <w:top w:val="single" w:sz="6" w:space="0" w:color="auto"/>
              <w:left w:val="single" w:sz="6" w:space="0" w:color="auto"/>
              <w:bottom w:val="single" w:sz="6" w:space="0" w:color="auto"/>
              <w:right w:val="single" w:sz="6" w:space="0" w:color="auto"/>
            </w:tcBorders>
            <w:shd w:val="clear" w:color="auto" w:fill="002060"/>
          </w:tcPr>
          <w:p w14:paraId="780AF0BE" w14:textId="6A525429" w:rsidR="00277D89" w:rsidRPr="007C7001" w:rsidRDefault="00277D89" w:rsidP="00FA2DEA">
            <w:pPr>
              <w:pStyle w:val="Response1"/>
              <w:rPr>
                <w:rFonts w:ascii="EYInterstate Light" w:hAnsi="EYInterstate Light" w:cstheme="minorBidi"/>
                <w:color w:val="FFFFFF" w:themeColor="background1"/>
              </w:rPr>
            </w:pPr>
            <w:r w:rsidRPr="007C7001">
              <w:rPr>
                <w:rFonts w:ascii="EYInterstate Light" w:hAnsi="EYInterstate Light" w:cstheme="minorBidi"/>
                <w:color w:val="FFFFFF" w:themeColor="background1"/>
              </w:rPr>
              <w:t>Message Number</w:t>
            </w:r>
          </w:p>
        </w:tc>
        <w:tc>
          <w:tcPr>
            <w:tcW w:w="3756" w:type="pct"/>
            <w:gridSpan w:val="6"/>
            <w:tcBorders>
              <w:top w:val="single" w:sz="6" w:space="0" w:color="auto"/>
              <w:left w:val="single" w:sz="6" w:space="0" w:color="auto"/>
              <w:bottom w:val="single" w:sz="6" w:space="0" w:color="auto"/>
              <w:right w:val="single" w:sz="6" w:space="0" w:color="auto"/>
            </w:tcBorders>
          </w:tcPr>
          <w:p w14:paraId="56C28FE6" w14:textId="73739144" w:rsidR="00277D89" w:rsidRPr="000D2814" w:rsidRDefault="00277D89" w:rsidP="00FA2DEA">
            <w:pPr>
              <w:pStyle w:val="Response1"/>
              <w:rPr>
                <w:rFonts w:ascii="EYInterstate Light" w:hAnsi="EYInterstate Light" w:cstheme="minorHAnsi"/>
                <w:color w:val="000000"/>
                <w:szCs w:val="20"/>
              </w:rPr>
            </w:pPr>
            <w:r>
              <w:rPr>
                <w:rFonts w:ascii="EYInterstate Light" w:hAnsi="EYInterstate Light" w:cstheme="minorHAnsi"/>
                <w:color w:val="000000"/>
                <w:szCs w:val="20"/>
              </w:rPr>
              <w:t>0</w:t>
            </w:r>
          </w:p>
        </w:tc>
      </w:tr>
      <w:tr w:rsidR="00277D89" w:rsidRPr="00254518" w14:paraId="5C632ABB" w14:textId="77777777" w:rsidTr="007C7001">
        <w:trPr>
          <w:cantSplit/>
          <w:trHeight w:val="336"/>
        </w:trPr>
        <w:tc>
          <w:tcPr>
            <w:tcW w:w="1244" w:type="pct"/>
            <w:tcBorders>
              <w:top w:val="single" w:sz="6" w:space="0" w:color="auto"/>
              <w:left w:val="single" w:sz="6" w:space="0" w:color="auto"/>
              <w:bottom w:val="single" w:sz="6" w:space="0" w:color="auto"/>
              <w:right w:val="single" w:sz="6" w:space="0" w:color="auto"/>
            </w:tcBorders>
            <w:shd w:val="clear" w:color="auto" w:fill="002060"/>
          </w:tcPr>
          <w:p w14:paraId="3A8FBBDB" w14:textId="29DE7F65" w:rsidR="00277D89" w:rsidRPr="007C7001" w:rsidRDefault="00976D53" w:rsidP="00FA2DEA">
            <w:pPr>
              <w:pStyle w:val="Response1"/>
              <w:rPr>
                <w:rFonts w:ascii="EYInterstate Light" w:hAnsi="EYInterstate Light" w:cstheme="minorBidi"/>
                <w:color w:val="FFFFFF" w:themeColor="background1"/>
              </w:rPr>
            </w:pPr>
            <w:r w:rsidRPr="007C7001">
              <w:rPr>
                <w:rFonts w:ascii="EYInterstate Light" w:hAnsi="EYInterstate Light" w:cstheme="minorBidi"/>
                <w:color w:val="FFFFFF" w:themeColor="background1"/>
              </w:rPr>
              <w:t>To Do Role</w:t>
            </w:r>
          </w:p>
        </w:tc>
        <w:tc>
          <w:tcPr>
            <w:tcW w:w="3756" w:type="pct"/>
            <w:gridSpan w:val="6"/>
            <w:tcBorders>
              <w:top w:val="single" w:sz="6" w:space="0" w:color="auto"/>
              <w:left w:val="single" w:sz="6" w:space="0" w:color="auto"/>
              <w:bottom w:val="single" w:sz="6" w:space="0" w:color="auto"/>
              <w:right w:val="single" w:sz="6" w:space="0" w:color="auto"/>
            </w:tcBorders>
          </w:tcPr>
          <w:p w14:paraId="37268904" w14:textId="29CAACCD" w:rsidR="00277D89" w:rsidRDefault="00976D53" w:rsidP="00FA2DEA">
            <w:pPr>
              <w:pStyle w:val="Response1"/>
              <w:rPr>
                <w:rFonts w:ascii="EYInterstate Light" w:hAnsi="EYInterstate Light" w:cstheme="minorHAnsi"/>
                <w:color w:val="000000"/>
                <w:szCs w:val="20"/>
              </w:rPr>
            </w:pPr>
            <w:r>
              <w:rPr>
                <w:rFonts w:ascii="EYInterstate Light" w:hAnsi="EYInterstate Light" w:cstheme="minorHAnsi"/>
                <w:color w:val="000000"/>
                <w:szCs w:val="20"/>
              </w:rPr>
              <w:t>F1_DFLT</w:t>
            </w:r>
          </w:p>
        </w:tc>
      </w:tr>
      <w:tr w:rsidR="00976D53" w:rsidRPr="00254518" w14:paraId="132F92F9" w14:textId="77777777" w:rsidTr="00976D53">
        <w:trPr>
          <w:cantSplit/>
          <w:trHeight w:val="336"/>
        </w:trPr>
        <w:tc>
          <w:tcPr>
            <w:tcW w:w="5000" w:type="pct"/>
            <w:gridSpan w:val="7"/>
            <w:tcBorders>
              <w:top w:val="single" w:sz="6" w:space="0" w:color="auto"/>
              <w:left w:val="single" w:sz="6" w:space="0" w:color="auto"/>
              <w:bottom w:val="single" w:sz="6" w:space="0" w:color="auto"/>
              <w:right w:val="single" w:sz="6" w:space="0" w:color="auto"/>
            </w:tcBorders>
            <w:shd w:val="clear" w:color="auto" w:fill="002060"/>
          </w:tcPr>
          <w:p w14:paraId="5A3DE2B8" w14:textId="355F37CD" w:rsidR="00976D53" w:rsidRDefault="00976D53" w:rsidP="00FD1D7F">
            <w:pPr>
              <w:pStyle w:val="Response1"/>
              <w:jc w:val="center"/>
              <w:rPr>
                <w:rFonts w:ascii="EYInterstate Light" w:hAnsi="EYInterstate Light" w:cstheme="minorHAnsi"/>
                <w:color w:val="000000"/>
                <w:szCs w:val="20"/>
              </w:rPr>
            </w:pPr>
            <w:r w:rsidRPr="00976D53">
              <w:rPr>
                <w:rFonts w:ascii="EYInterstate Light" w:hAnsi="EYInterstate Light" w:cstheme="minorBidi"/>
                <w:color w:val="FFFFFF" w:themeColor="background1"/>
              </w:rPr>
              <w:t>Sort Keys</w:t>
            </w:r>
          </w:p>
        </w:tc>
      </w:tr>
      <w:tr w:rsidR="00FD1D7F" w:rsidRPr="00254518" w14:paraId="615DB866" w14:textId="77777777" w:rsidTr="00E079B0">
        <w:trPr>
          <w:cantSplit/>
          <w:trHeight w:val="336"/>
        </w:trPr>
        <w:tc>
          <w:tcPr>
            <w:tcW w:w="1249" w:type="pct"/>
            <w:gridSpan w:val="2"/>
            <w:tcBorders>
              <w:top w:val="single" w:sz="6" w:space="0" w:color="auto"/>
              <w:left w:val="single" w:sz="6" w:space="0" w:color="auto"/>
              <w:bottom w:val="single" w:sz="6" w:space="0" w:color="auto"/>
              <w:right w:val="single" w:sz="6" w:space="0" w:color="auto"/>
            </w:tcBorders>
            <w:shd w:val="clear" w:color="auto" w:fill="002060"/>
          </w:tcPr>
          <w:p w14:paraId="7ACA5F16" w14:textId="7AF303E2" w:rsidR="00FD1D7F" w:rsidRPr="00976D53" w:rsidRDefault="00FD1D7F" w:rsidP="00976D53">
            <w:pPr>
              <w:pStyle w:val="Response1"/>
              <w:rPr>
                <w:rFonts w:ascii="EYInterstate Light" w:hAnsi="EYInterstate Light" w:cstheme="minorBidi"/>
                <w:color w:val="FFFFFF" w:themeColor="background1"/>
              </w:rPr>
            </w:pPr>
            <w:r>
              <w:rPr>
                <w:rFonts w:ascii="EYInterstate Light" w:hAnsi="EYInterstate Light" w:cstheme="minorBidi"/>
                <w:color w:val="FFFFFF" w:themeColor="background1"/>
              </w:rPr>
              <w:t>Sequence</w:t>
            </w:r>
          </w:p>
        </w:tc>
        <w:tc>
          <w:tcPr>
            <w:tcW w:w="1250" w:type="pct"/>
            <w:gridSpan w:val="2"/>
            <w:tcBorders>
              <w:top w:val="single" w:sz="6" w:space="0" w:color="auto"/>
              <w:left w:val="single" w:sz="6" w:space="0" w:color="auto"/>
              <w:bottom w:val="single" w:sz="6" w:space="0" w:color="auto"/>
              <w:right w:val="single" w:sz="6" w:space="0" w:color="auto"/>
            </w:tcBorders>
            <w:shd w:val="clear" w:color="auto" w:fill="002060"/>
          </w:tcPr>
          <w:p w14:paraId="40AEC0BC" w14:textId="72519C4B" w:rsidR="00FD1D7F" w:rsidRPr="00976D53" w:rsidRDefault="00FD1D7F" w:rsidP="00976D53">
            <w:pPr>
              <w:pStyle w:val="Response1"/>
              <w:rPr>
                <w:rFonts w:ascii="EYInterstate Light" w:hAnsi="EYInterstate Light" w:cstheme="minorBidi"/>
                <w:color w:val="FFFFFF" w:themeColor="background1"/>
              </w:rPr>
            </w:pPr>
            <w:r>
              <w:rPr>
                <w:rFonts w:ascii="EYInterstate Light" w:hAnsi="EYInterstate Light" w:cstheme="minorBidi"/>
                <w:color w:val="FFFFFF" w:themeColor="background1"/>
              </w:rPr>
              <w:t>Description</w:t>
            </w:r>
          </w:p>
        </w:tc>
        <w:tc>
          <w:tcPr>
            <w:tcW w:w="1250" w:type="pct"/>
            <w:gridSpan w:val="2"/>
            <w:tcBorders>
              <w:top w:val="single" w:sz="6" w:space="0" w:color="auto"/>
              <w:left w:val="single" w:sz="6" w:space="0" w:color="auto"/>
              <w:bottom w:val="single" w:sz="6" w:space="0" w:color="auto"/>
              <w:right w:val="single" w:sz="6" w:space="0" w:color="auto"/>
            </w:tcBorders>
            <w:shd w:val="clear" w:color="auto" w:fill="002060"/>
          </w:tcPr>
          <w:p w14:paraId="0B24BBF3" w14:textId="07202B14" w:rsidR="00FD1D7F" w:rsidRPr="00976D53" w:rsidRDefault="00FD1D7F" w:rsidP="00976D53">
            <w:pPr>
              <w:pStyle w:val="Response1"/>
              <w:rPr>
                <w:rFonts w:ascii="EYInterstate Light" w:hAnsi="EYInterstate Light" w:cstheme="minorBidi"/>
                <w:color w:val="FFFFFF" w:themeColor="background1"/>
              </w:rPr>
            </w:pPr>
            <w:r>
              <w:rPr>
                <w:rFonts w:ascii="EYInterstate Light" w:hAnsi="EYInterstate Light" w:cstheme="minorBidi"/>
                <w:color w:val="FFFFFF" w:themeColor="background1"/>
              </w:rPr>
              <w:t>Uses as default</w:t>
            </w:r>
          </w:p>
        </w:tc>
        <w:tc>
          <w:tcPr>
            <w:tcW w:w="1251" w:type="pct"/>
            <w:tcBorders>
              <w:top w:val="single" w:sz="6" w:space="0" w:color="auto"/>
              <w:left w:val="single" w:sz="6" w:space="0" w:color="auto"/>
              <w:bottom w:val="single" w:sz="6" w:space="0" w:color="auto"/>
              <w:right w:val="single" w:sz="6" w:space="0" w:color="auto"/>
            </w:tcBorders>
            <w:shd w:val="clear" w:color="auto" w:fill="002060"/>
          </w:tcPr>
          <w:p w14:paraId="7EDF8E29" w14:textId="124A5363" w:rsidR="00FD1D7F" w:rsidRPr="00976D53" w:rsidRDefault="00FD1D7F" w:rsidP="00976D53">
            <w:pPr>
              <w:pStyle w:val="Response1"/>
              <w:rPr>
                <w:rFonts w:ascii="EYInterstate Light" w:hAnsi="EYInterstate Light" w:cstheme="minorBidi"/>
                <w:color w:val="FFFFFF" w:themeColor="background1"/>
              </w:rPr>
            </w:pPr>
            <w:r>
              <w:rPr>
                <w:rFonts w:ascii="EYInterstate Light" w:hAnsi="EYInterstate Light" w:cstheme="minorBidi"/>
                <w:color w:val="FFFFFF" w:themeColor="background1"/>
              </w:rPr>
              <w:t>Sort Order</w:t>
            </w:r>
          </w:p>
        </w:tc>
      </w:tr>
      <w:tr w:rsidR="00FD1D7F" w:rsidRPr="00254518" w14:paraId="324EB1FA" w14:textId="77777777" w:rsidTr="00E079B0">
        <w:trPr>
          <w:cantSplit/>
          <w:trHeight w:val="336"/>
        </w:trPr>
        <w:tc>
          <w:tcPr>
            <w:tcW w:w="1249" w:type="pct"/>
            <w:gridSpan w:val="2"/>
            <w:tcBorders>
              <w:top w:val="single" w:sz="6" w:space="0" w:color="auto"/>
              <w:left w:val="single" w:sz="6" w:space="0" w:color="auto"/>
              <w:bottom w:val="single" w:sz="6" w:space="0" w:color="auto"/>
              <w:right w:val="single" w:sz="6" w:space="0" w:color="auto"/>
            </w:tcBorders>
          </w:tcPr>
          <w:p w14:paraId="64D173FB" w14:textId="21F57E6F" w:rsidR="00FD1D7F" w:rsidRPr="00FD1D7F" w:rsidRDefault="00FD1D7F" w:rsidP="00976D53">
            <w:pPr>
              <w:pStyle w:val="Response1"/>
              <w:rPr>
                <w:rFonts w:ascii="EYInterstate Light" w:hAnsi="EYInterstate Light" w:cstheme="minorHAnsi"/>
                <w:color w:val="000000"/>
                <w:szCs w:val="20"/>
              </w:rPr>
            </w:pPr>
            <w:r w:rsidRPr="00FD1D7F">
              <w:rPr>
                <w:rFonts w:ascii="EYInterstate Light" w:hAnsi="EYInterstate Light" w:cstheme="minorHAnsi"/>
                <w:color w:val="000000"/>
                <w:szCs w:val="20"/>
              </w:rPr>
              <w:t>10</w:t>
            </w:r>
          </w:p>
        </w:tc>
        <w:tc>
          <w:tcPr>
            <w:tcW w:w="1250" w:type="pct"/>
            <w:gridSpan w:val="2"/>
            <w:tcBorders>
              <w:top w:val="single" w:sz="6" w:space="0" w:color="auto"/>
              <w:left w:val="single" w:sz="6" w:space="0" w:color="auto"/>
              <w:bottom w:val="single" w:sz="6" w:space="0" w:color="auto"/>
              <w:right w:val="single" w:sz="6" w:space="0" w:color="auto"/>
            </w:tcBorders>
          </w:tcPr>
          <w:p w14:paraId="525B4FDB" w14:textId="3C20454C" w:rsidR="00FD1D7F" w:rsidRPr="00FD1D7F" w:rsidRDefault="00FD1D7F" w:rsidP="00976D53">
            <w:pPr>
              <w:pStyle w:val="Response1"/>
              <w:rPr>
                <w:rFonts w:ascii="EYInterstate Light" w:hAnsi="EYInterstate Light" w:cstheme="minorHAnsi"/>
                <w:color w:val="000000"/>
                <w:szCs w:val="20"/>
              </w:rPr>
            </w:pPr>
            <w:r w:rsidRPr="00FD1D7F">
              <w:rPr>
                <w:rFonts w:ascii="EYInterstate Light" w:hAnsi="EYInterstate Light" w:cstheme="minorHAnsi"/>
                <w:color w:val="000000"/>
                <w:szCs w:val="20"/>
              </w:rPr>
              <w:t>Account ID</w:t>
            </w:r>
          </w:p>
        </w:tc>
        <w:tc>
          <w:tcPr>
            <w:tcW w:w="1250" w:type="pct"/>
            <w:gridSpan w:val="2"/>
            <w:tcBorders>
              <w:top w:val="single" w:sz="6" w:space="0" w:color="auto"/>
              <w:left w:val="single" w:sz="6" w:space="0" w:color="auto"/>
              <w:bottom w:val="single" w:sz="6" w:space="0" w:color="auto"/>
              <w:right w:val="single" w:sz="6" w:space="0" w:color="auto"/>
            </w:tcBorders>
          </w:tcPr>
          <w:p w14:paraId="14135F13" w14:textId="6DF4ABFC" w:rsidR="00FD1D7F" w:rsidRPr="00FD1D7F" w:rsidRDefault="00FD1D7F" w:rsidP="00976D53">
            <w:pPr>
              <w:pStyle w:val="Response1"/>
              <w:rPr>
                <w:rFonts w:ascii="EYInterstate Light" w:hAnsi="EYInterstate Light" w:cstheme="minorHAnsi"/>
                <w:color w:val="000000"/>
                <w:szCs w:val="20"/>
              </w:rPr>
            </w:pPr>
            <w:r>
              <w:rPr>
                <w:rFonts w:ascii="EYInterstate Light" w:hAnsi="EYInterstate Light" w:cstheme="minorHAnsi"/>
                <w:color w:val="000000"/>
                <w:szCs w:val="20"/>
              </w:rPr>
              <w:t>Y</w:t>
            </w:r>
          </w:p>
        </w:tc>
        <w:tc>
          <w:tcPr>
            <w:tcW w:w="1251" w:type="pct"/>
            <w:tcBorders>
              <w:top w:val="single" w:sz="6" w:space="0" w:color="auto"/>
              <w:left w:val="single" w:sz="6" w:space="0" w:color="auto"/>
              <w:bottom w:val="single" w:sz="6" w:space="0" w:color="auto"/>
              <w:right w:val="single" w:sz="6" w:space="0" w:color="auto"/>
            </w:tcBorders>
          </w:tcPr>
          <w:p w14:paraId="46331F90" w14:textId="33AAFA5B" w:rsidR="00FD1D7F" w:rsidRPr="00FD1D7F" w:rsidRDefault="00FD1D7F" w:rsidP="00976D53">
            <w:pPr>
              <w:pStyle w:val="Response1"/>
              <w:rPr>
                <w:rFonts w:ascii="EYInterstate Light" w:hAnsi="EYInterstate Light" w:cstheme="minorHAnsi"/>
                <w:color w:val="000000"/>
                <w:szCs w:val="20"/>
              </w:rPr>
            </w:pPr>
            <w:r>
              <w:rPr>
                <w:rFonts w:ascii="EYInterstate Light" w:hAnsi="EYInterstate Light" w:cstheme="minorHAnsi"/>
                <w:color w:val="000000"/>
                <w:szCs w:val="20"/>
              </w:rPr>
              <w:t>Ascending</w:t>
            </w:r>
          </w:p>
        </w:tc>
      </w:tr>
      <w:tr w:rsidR="00FD1D7F" w:rsidRPr="00254518" w14:paraId="7C4562E2" w14:textId="77777777" w:rsidTr="00E079B0">
        <w:trPr>
          <w:cantSplit/>
          <w:trHeight w:val="336"/>
        </w:trPr>
        <w:tc>
          <w:tcPr>
            <w:tcW w:w="5000" w:type="pct"/>
            <w:gridSpan w:val="7"/>
            <w:tcBorders>
              <w:top w:val="single" w:sz="6" w:space="0" w:color="auto"/>
              <w:left w:val="single" w:sz="6" w:space="0" w:color="auto"/>
              <w:bottom w:val="single" w:sz="6" w:space="0" w:color="auto"/>
              <w:right w:val="single" w:sz="6" w:space="0" w:color="auto"/>
            </w:tcBorders>
            <w:shd w:val="clear" w:color="auto" w:fill="002060"/>
          </w:tcPr>
          <w:p w14:paraId="164BFD69" w14:textId="5598FF86" w:rsidR="00FD1D7F" w:rsidRDefault="00FD1D7F" w:rsidP="00FD1D7F">
            <w:pPr>
              <w:pStyle w:val="Response1"/>
              <w:jc w:val="center"/>
              <w:rPr>
                <w:rFonts w:ascii="EYInterstate Light" w:hAnsi="EYInterstate Light" w:cstheme="minorHAnsi"/>
                <w:color w:val="000000"/>
                <w:szCs w:val="20"/>
              </w:rPr>
            </w:pPr>
            <w:r w:rsidRPr="00E079B0">
              <w:rPr>
                <w:rFonts w:ascii="EYInterstate Light" w:hAnsi="EYInterstate Light" w:cstheme="minorBidi"/>
                <w:color w:val="FFFFFF" w:themeColor="background1"/>
              </w:rPr>
              <w:t>Drill Keys</w:t>
            </w:r>
          </w:p>
        </w:tc>
      </w:tr>
      <w:tr w:rsidR="00E079B0" w:rsidRPr="00254518" w14:paraId="1DC217AC" w14:textId="77777777" w:rsidTr="00B64FDE">
        <w:trPr>
          <w:cantSplit/>
          <w:trHeight w:val="336"/>
        </w:trPr>
        <w:tc>
          <w:tcPr>
            <w:tcW w:w="1667" w:type="pct"/>
            <w:gridSpan w:val="3"/>
            <w:tcBorders>
              <w:top w:val="single" w:sz="6" w:space="0" w:color="auto"/>
              <w:left w:val="single" w:sz="6" w:space="0" w:color="auto"/>
              <w:bottom w:val="single" w:sz="6" w:space="0" w:color="auto"/>
              <w:right w:val="single" w:sz="6" w:space="0" w:color="auto"/>
            </w:tcBorders>
            <w:shd w:val="clear" w:color="auto" w:fill="002060"/>
          </w:tcPr>
          <w:p w14:paraId="26F49D1D" w14:textId="68EF4AA6" w:rsidR="00E079B0" w:rsidRPr="00E079B0" w:rsidRDefault="00E079B0" w:rsidP="00E079B0">
            <w:pPr>
              <w:pStyle w:val="Response1"/>
              <w:jc w:val="center"/>
              <w:rPr>
                <w:rFonts w:ascii="EYInterstate Light" w:hAnsi="EYInterstate Light" w:cstheme="minorBidi"/>
                <w:color w:val="FFFFFF" w:themeColor="background1"/>
              </w:rPr>
            </w:pPr>
            <w:r w:rsidRPr="00E079B0">
              <w:rPr>
                <w:rFonts w:ascii="EYInterstate Light" w:hAnsi="EYInterstate Light" w:cstheme="minorBidi"/>
                <w:color w:val="FFFFFF" w:themeColor="background1"/>
              </w:rPr>
              <w:t>Sequence</w:t>
            </w:r>
          </w:p>
        </w:tc>
        <w:tc>
          <w:tcPr>
            <w:tcW w:w="1667" w:type="pct"/>
            <w:gridSpan w:val="2"/>
            <w:tcBorders>
              <w:top w:val="single" w:sz="6" w:space="0" w:color="auto"/>
              <w:left w:val="single" w:sz="6" w:space="0" w:color="auto"/>
              <w:bottom w:val="single" w:sz="6" w:space="0" w:color="auto"/>
              <w:right w:val="single" w:sz="6" w:space="0" w:color="auto"/>
            </w:tcBorders>
            <w:shd w:val="clear" w:color="auto" w:fill="002060"/>
          </w:tcPr>
          <w:p w14:paraId="113C31A3" w14:textId="72480A1E" w:rsidR="00E079B0" w:rsidRPr="00E079B0" w:rsidRDefault="00E079B0" w:rsidP="00E079B0">
            <w:pPr>
              <w:pStyle w:val="Response1"/>
              <w:jc w:val="center"/>
              <w:rPr>
                <w:rFonts w:ascii="EYInterstate Light" w:hAnsi="EYInterstate Light" w:cstheme="minorBidi"/>
                <w:color w:val="FFFFFF" w:themeColor="background1"/>
              </w:rPr>
            </w:pPr>
            <w:r w:rsidRPr="00E079B0">
              <w:rPr>
                <w:rFonts w:ascii="EYInterstate Light" w:hAnsi="EYInterstate Light" w:cstheme="minorBidi"/>
                <w:color w:val="FFFFFF" w:themeColor="background1"/>
              </w:rPr>
              <w:t>Table</w:t>
            </w:r>
          </w:p>
        </w:tc>
        <w:tc>
          <w:tcPr>
            <w:tcW w:w="1666" w:type="pct"/>
            <w:gridSpan w:val="2"/>
            <w:tcBorders>
              <w:top w:val="single" w:sz="6" w:space="0" w:color="auto"/>
              <w:left w:val="single" w:sz="6" w:space="0" w:color="auto"/>
              <w:bottom w:val="single" w:sz="6" w:space="0" w:color="auto"/>
              <w:right w:val="single" w:sz="6" w:space="0" w:color="auto"/>
            </w:tcBorders>
            <w:shd w:val="clear" w:color="auto" w:fill="002060"/>
          </w:tcPr>
          <w:p w14:paraId="46D969F1" w14:textId="57CC02C6" w:rsidR="00E079B0" w:rsidRPr="00E079B0" w:rsidRDefault="00E079B0" w:rsidP="00E079B0">
            <w:pPr>
              <w:pStyle w:val="Response1"/>
              <w:jc w:val="center"/>
              <w:rPr>
                <w:rFonts w:ascii="EYInterstate Light" w:hAnsi="EYInterstate Light" w:cstheme="minorBidi"/>
                <w:color w:val="FFFFFF" w:themeColor="background1"/>
              </w:rPr>
            </w:pPr>
            <w:r w:rsidRPr="00E079B0">
              <w:rPr>
                <w:rFonts w:ascii="EYInterstate Light" w:hAnsi="EYInterstate Light" w:cstheme="minorBidi"/>
                <w:color w:val="FFFFFF" w:themeColor="background1"/>
              </w:rPr>
              <w:t>Field</w:t>
            </w:r>
          </w:p>
        </w:tc>
      </w:tr>
      <w:tr w:rsidR="00E079B0" w:rsidRPr="00254518" w14:paraId="4D94203B" w14:textId="77777777" w:rsidTr="00B64FDE">
        <w:trPr>
          <w:cantSplit/>
          <w:trHeight w:val="336"/>
        </w:trPr>
        <w:tc>
          <w:tcPr>
            <w:tcW w:w="1667" w:type="pct"/>
            <w:gridSpan w:val="3"/>
            <w:tcBorders>
              <w:top w:val="single" w:sz="6" w:space="0" w:color="auto"/>
              <w:left w:val="single" w:sz="6" w:space="0" w:color="auto"/>
              <w:bottom w:val="single" w:sz="6" w:space="0" w:color="auto"/>
              <w:right w:val="single" w:sz="6" w:space="0" w:color="auto"/>
            </w:tcBorders>
          </w:tcPr>
          <w:p w14:paraId="3BC6447F" w14:textId="29549E42" w:rsidR="00E079B0" w:rsidRDefault="00E079B0" w:rsidP="00976D53">
            <w:pPr>
              <w:pStyle w:val="Response1"/>
              <w:rPr>
                <w:rFonts w:ascii="EYInterstate Light" w:hAnsi="EYInterstate Light" w:cstheme="minorHAnsi"/>
                <w:color w:val="000000"/>
                <w:szCs w:val="20"/>
              </w:rPr>
            </w:pPr>
            <w:r>
              <w:rPr>
                <w:rFonts w:ascii="EYInterstate Light" w:hAnsi="EYInterstate Light" w:cstheme="minorHAnsi"/>
                <w:color w:val="000000"/>
                <w:szCs w:val="20"/>
              </w:rPr>
              <w:t>10</w:t>
            </w:r>
          </w:p>
        </w:tc>
        <w:tc>
          <w:tcPr>
            <w:tcW w:w="1667" w:type="pct"/>
            <w:gridSpan w:val="2"/>
            <w:tcBorders>
              <w:top w:val="single" w:sz="6" w:space="0" w:color="auto"/>
              <w:left w:val="single" w:sz="6" w:space="0" w:color="auto"/>
              <w:bottom w:val="single" w:sz="6" w:space="0" w:color="auto"/>
              <w:right w:val="single" w:sz="6" w:space="0" w:color="auto"/>
            </w:tcBorders>
          </w:tcPr>
          <w:p w14:paraId="403E815F" w14:textId="61788A83" w:rsidR="00E079B0" w:rsidRDefault="00E079B0" w:rsidP="00976D53">
            <w:pPr>
              <w:pStyle w:val="Response1"/>
              <w:rPr>
                <w:rFonts w:ascii="EYInterstate Light" w:hAnsi="EYInterstate Light" w:cstheme="minorHAnsi"/>
                <w:color w:val="000000"/>
                <w:szCs w:val="20"/>
              </w:rPr>
            </w:pPr>
            <w:r>
              <w:rPr>
                <w:rFonts w:ascii="EYInterstate Light" w:hAnsi="EYInterstate Light" w:cstheme="minorHAnsi"/>
                <w:color w:val="000000"/>
                <w:szCs w:val="20"/>
              </w:rPr>
              <w:t>CI_ACCT</w:t>
            </w:r>
          </w:p>
        </w:tc>
        <w:tc>
          <w:tcPr>
            <w:tcW w:w="1666" w:type="pct"/>
            <w:gridSpan w:val="2"/>
            <w:tcBorders>
              <w:top w:val="single" w:sz="6" w:space="0" w:color="auto"/>
              <w:left w:val="single" w:sz="6" w:space="0" w:color="auto"/>
              <w:bottom w:val="single" w:sz="6" w:space="0" w:color="auto"/>
              <w:right w:val="single" w:sz="6" w:space="0" w:color="auto"/>
            </w:tcBorders>
          </w:tcPr>
          <w:p w14:paraId="38F5ED0F" w14:textId="18D0C0FC" w:rsidR="00E079B0" w:rsidRDefault="00E079B0" w:rsidP="00976D53">
            <w:pPr>
              <w:pStyle w:val="Response1"/>
              <w:rPr>
                <w:rFonts w:ascii="EYInterstate Light" w:hAnsi="EYInterstate Light" w:cstheme="minorHAnsi"/>
                <w:color w:val="000000"/>
                <w:szCs w:val="20"/>
              </w:rPr>
            </w:pPr>
            <w:r>
              <w:rPr>
                <w:rFonts w:ascii="EYInterstate Light" w:hAnsi="EYInterstate Light" w:cstheme="minorHAnsi"/>
                <w:color w:val="000000"/>
                <w:szCs w:val="20"/>
              </w:rPr>
              <w:t>ACCT_ID</w:t>
            </w:r>
          </w:p>
        </w:tc>
      </w:tr>
    </w:tbl>
    <w:p w14:paraId="7821816F" w14:textId="77777777" w:rsidR="00B64FDE" w:rsidRDefault="00B64FDE" w:rsidP="00B64FDE"/>
    <w:p w14:paraId="10E2BD24" w14:textId="218FE4BD" w:rsidR="00B64FDE" w:rsidRPr="00254518" w:rsidRDefault="00050410" w:rsidP="00B64FDE">
      <w:pPr>
        <w:pStyle w:val="Heading2"/>
        <w:rPr>
          <w:rFonts w:ascii="EYInterstate Light" w:hAnsi="EYInterstate Light"/>
        </w:rPr>
      </w:pPr>
      <w:bookmarkStart w:id="113" w:name="_Toc212142116"/>
      <w:r>
        <w:rPr>
          <w:rFonts w:ascii="EYInterstate Light" w:hAnsi="EYInterstate Light"/>
        </w:rPr>
        <w:t>Message Sender</w:t>
      </w:r>
      <w:bookmarkEnd w:id="113"/>
    </w:p>
    <w:p w14:paraId="657ECDD7" w14:textId="6BDA5B5A" w:rsidR="00B64FDE" w:rsidRPr="005F2BA4" w:rsidRDefault="00E82CB4" w:rsidP="00B64FDE">
      <w:pPr>
        <w:pStyle w:val="Heading3"/>
      </w:pPr>
      <w:bookmarkStart w:id="114" w:name="_Toc212142117"/>
      <w:r w:rsidRPr="00E82CB4">
        <w:t xml:space="preserve">CM-EMAILSEND </w:t>
      </w:r>
      <w:r w:rsidR="00B64FDE" w:rsidRPr="005F2BA4">
        <w:t>(</w:t>
      </w:r>
      <w:r>
        <w:t>New</w:t>
      </w:r>
      <w:r w:rsidR="00B64FDE" w:rsidRPr="005F2BA4">
        <w:t>)</w:t>
      </w:r>
      <w:bookmarkEnd w:id="114"/>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321"/>
        <w:gridCol w:w="2342"/>
        <w:gridCol w:w="4667"/>
      </w:tblGrid>
      <w:tr w:rsidR="00B64FDE" w:rsidRPr="00254518" w14:paraId="25CB54A1" w14:textId="77777777" w:rsidTr="00565113">
        <w:trPr>
          <w:cantSplit/>
          <w:tblHeader/>
        </w:trPr>
        <w:tc>
          <w:tcPr>
            <w:tcW w:w="1244" w:type="pct"/>
            <w:tcBorders>
              <w:top w:val="single" w:sz="6" w:space="0" w:color="auto"/>
              <w:left w:val="single" w:sz="12" w:space="0" w:color="auto"/>
              <w:bottom w:val="single" w:sz="6" w:space="0" w:color="auto"/>
              <w:right w:val="single" w:sz="6" w:space="0" w:color="auto"/>
            </w:tcBorders>
            <w:shd w:val="clear" w:color="auto" w:fill="002060"/>
            <w:hideMark/>
          </w:tcPr>
          <w:p w14:paraId="4CABA10C" w14:textId="77777777" w:rsidR="00B64FDE" w:rsidRPr="00FA2DEA" w:rsidRDefault="00B64FDE" w:rsidP="00565113">
            <w:pPr>
              <w:pStyle w:val="Response1"/>
              <w:rPr>
                <w:rFonts w:ascii="EYInterstate Light" w:hAnsi="EYInterstate Light" w:cstheme="minorBidi"/>
                <w:color w:val="FFFFFF" w:themeColor="background1"/>
              </w:rPr>
            </w:pPr>
            <w:r w:rsidRPr="00FA2DEA">
              <w:rPr>
                <w:rFonts w:ascii="EYInterstate Light" w:hAnsi="EYInterstate Light" w:cstheme="minorBidi"/>
                <w:color w:val="FFFFFF" w:themeColor="background1"/>
              </w:rPr>
              <w:t>Attribute</w:t>
            </w:r>
          </w:p>
        </w:tc>
        <w:tc>
          <w:tcPr>
            <w:tcW w:w="3756" w:type="pct"/>
            <w:gridSpan w:val="2"/>
            <w:tcBorders>
              <w:top w:val="single" w:sz="6" w:space="0" w:color="auto"/>
              <w:left w:val="single" w:sz="6" w:space="0" w:color="auto"/>
              <w:bottom w:val="single" w:sz="6" w:space="0" w:color="auto"/>
              <w:right w:val="single" w:sz="12" w:space="0" w:color="auto"/>
            </w:tcBorders>
            <w:shd w:val="clear" w:color="auto" w:fill="002060"/>
            <w:hideMark/>
          </w:tcPr>
          <w:p w14:paraId="6F4E316F" w14:textId="77777777" w:rsidR="00B64FDE" w:rsidRPr="00FA2DEA" w:rsidRDefault="00B64FDE" w:rsidP="00565113">
            <w:pPr>
              <w:pStyle w:val="Response1"/>
              <w:rPr>
                <w:rFonts w:ascii="EYInterstate Light" w:hAnsi="EYInterstate Light" w:cstheme="minorBidi"/>
                <w:color w:val="FFFFFF" w:themeColor="background1"/>
              </w:rPr>
            </w:pPr>
            <w:r w:rsidRPr="00FA2DEA">
              <w:rPr>
                <w:rFonts w:ascii="EYInterstate Light" w:hAnsi="EYInterstate Light" w:cstheme="minorBidi"/>
                <w:color w:val="FFFFFF" w:themeColor="background1"/>
              </w:rPr>
              <w:t>Value</w:t>
            </w:r>
          </w:p>
        </w:tc>
      </w:tr>
      <w:tr w:rsidR="00B64FDE" w:rsidRPr="00254518" w14:paraId="22886872" w14:textId="77777777" w:rsidTr="00565113">
        <w:trPr>
          <w:cantSplit/>
          <w:trHeight w:val="291"/>
        </w:trPr>
        <w:tc>
          <w:tcPr>
            <w:tcW w:w="1244" w:type="pct"/>
            <w:tcBorders>
              <w:top w:val="single" w:sz="6" w:space="0" w:color="auto"/>
              <w:left w:val="single" w:sz="6" w:space="0" w:color="auto"/>
              <w:bottom w:val="single" w:sz="6" w:space="0" w:color="auto"/>
              <w:right w:val="single" w:sz="6" w:space="0" w:color="auto"/>
            </w:tcBorders>
            <w:shd w:val="clear" w:color="auto" w:fill="002060"/>
            <w:hideMark/>
          </w:tcPr>
          <w:p w14:paraId="047A6E26" w14:textId="77777777" w:rsidR="00B64FDE" w:rsidRPr="007C7001" w:rsidRDefault="00B64FDE" w:rsidP="00565113">
            <w:pPr>
              <w:pStyle w:val="Response1"/>
              <w:rPr>
                <w:rFonts w:ascii="EYInterstate Light" w:hAnsi="EYInterstate Light" w:cstheme="minorBidi"/>
                <w:color w:val="FFFFFF" w:themeColor="background1"/>
              </w:rPr>
            </w:pPr>
            <w:r w:rsidRPr="007C7001">
              <w:rPr>
                <w:rFonts w:ascii="EYInterstate Light" w:hAnsi="EYInterstate Light" w:cstheme="minorBidi"/>
                <w:color w:val="FFFFFF" w:themeColor="background1"/>
              </w:rPr>
              <w:t>Description</w:t>
            </w:r>
          </w:p>
        </w:tc>
        <w:tc>
          <w:tcPr>
            <w:tcW w:w="3756" w:type="pct"/>
            <w:gridSpan w:val="2"/>
            <w:tcBorders>
              <w:top w:val="single" w:sz="6" w:space="0" w:color="auto"/>
              <w:left w:val="single" w:sz="6" w:space="0" w:color="auto"/>
              <w:bottom w:val="single" w:sz="6" w:space="0" w:color="auto"/>
              <w:right w:val="single" w:sz="6" w:space="0" w:color="auto"/>
            </w:tcBorders>
            <w:hideMark/>
          </w:tcPr>
          <w:p w14:paraId="67E04A1F" w14:textId="21957EE0" w:rsidR="00B64FDE" w:rsidRPr="00FA2DEA" w:rsidRDefault="00E82CB4" w:rsidP="00565113">
            <w:pPr>
              <w:pStyle w:val="Response1"/>
              <w:rPr>
                <w:rFonts w:ascii="EYInterstate Light" w:hAnsi="EYInterstate Light" w:cstheme="minorHAnsi"/>
                <w:color w:val="000000"/>
                <w:szCs w:val="20"/>
              </w:rPr>
            </w:pPr>
            <w:r w:rsidRPr="00E82CB4">
              <w:rPr>
                <w:rFonts w:ascii="EYInterstate Light" w:hAnsi="EYInterstate Light" w:cstheme="minorHAnsi"/>
                <w:color w:val="000000"/>
                <w:szCs w:val="20"/>
              </w:rPr>
              <w:t>Send Email</w:t>
            </w:r>
          </w:p>
        </w:tc>
      </w:tr>
      <w:tr w:rsidR="00B64FDE" w:rsidRPr="00254518" w14:paraId="125824FB" w14:textId="77777777" w:rsidTr="00565113">
        <w:trPr>
          <w:cantSplit/>
          <w:trHeight w:val="291"/>
        </w:trPr>
        <w:tc>
          <w:tcPr>
            <w:tcW w:w="1244" w:type="pct"/>
            <w:tcBorders>
              <w:top w:val="single" w:sz="6" w:space="0" w:color="auto"/>
              <w:left w:val="single" w:sz="6" w:space="0" w:color="auto"/>
              <w:bottom w:val="single" w:sz="6" w:space="0" w:color="auto"/>
              <w:right w:val="single" w:sz="6" w:space="0" w:color="auto"/>
            </w:tcBorders>
            <w:shd w:val="clear" w:color="auto" w:fill="002060"/>
          </w:tcPr>
          <w:p w14:paraId="661BA771" w14:textId="75556AC5" w:rsidR="00B64FDE" w:rsidRPr="007C7001" w:rsidRDefault="00E82CB4" w:rsidP="00565113">
            <w:pPr>
              <w:pStyle w:val="Response1"/>
              <w:rPr>
                <w:rFonts w:ascii="EYInterstate Light" w:hAnsi="EYInterstate Light" w:cstheme="minorBidi"/>
                <w:color w:val="FFFFFF" w:themeColor="background1"/>
              </w:rPr>
            </w:pPr>
            <w:r>
              <w:rPr>
                <w:rFonts w:ascii="EYInterstate Light" w:hAnsi="EYInterstate Light" w:cstheme="minorBidi"/>
                <w:color w:val="FFFFFF" w:themeColor="background1"/>
              </w:rPr>
              <w:t>Invocation Type</w:t>
            </w:r>
          </w:p>
        </w:tc>
        <w:tc>
          <w:tcPr>
            <w:tcW w:w="3756" w:type="pct"/>
            <w:gridSpan w:val="2"/>
            <w:tcBorders>
              <w:top w:val="single" w:sz="6" w:space="0" w:color="auto"/>
              <w:left w:val="single" w:sz="6" w:space="0" w:color="auto"/>
              <w:bottom w:val="single" w:sz="6" w:space="0" w:color="auto"/>
              <w:right w:val="single" w:sz="6" w:space="0" w:color="auto"/>
            </w:tcBorders>
          </w:tcPr>
          <w:p w14:paraId="4DF38593" w14:textId="2D84E02D" w:rsidR="00B64FDE" w:rsidRPr="00FA2DEA" w:rsidRDefault="00E82CB4" w:rsidP="00565113">
            <w:pPr>
              <w:pStyle w:val="Response1"/>
              <w:rPr>
                <w:rFonts w:ascii="EYInterstate Light" w:hAnsi="EYInterstate Light" w:cstheme="minorHAnsi"/>
                <w:color w:val="000000"/>
                <w:szCs w:val="20"/>
              </w:rPr>
            </w:pPr>
            <w:r>
              <w:rPr>
                <w:rFonts w:ascii="EYInterstate Light" w:hAnsi="EYInterstate Light" w:cstheme="minorHAnsi"/>
                <w:color w:val="000000"/>
                <w:szCs w:val="20"/>
              </w:rPr>
              <w:t>Real-time</w:t>
            </w:r>
          </w:p>
        </w:tc>
      </w:tr>
      <w:tr w:rsidR="00B64FDE" w:rsidRPr="00254518" w14:paraId="227D32EC" w14:textId="77777777" w:rsidTr="00565113">
        <w:trPr>
          <w:cantSplit/>
          <w:trHeight w:val="291"/>
        </w:trPr>
        <w:tc>
          <w:tcPr>
            <w:tcW w:w="1244" w:type="pct"/>
            <w:tcBorders>
              <w:top w:val="single" w:sz="6" w:space="0" w:color="auto"/>
              <w:left w:val="single" w:sz="6" w:space="0" w:color="auto"/>
              <w:bottom w:val="single" w:sz="6" w:space="0" w:color="auto"/>
              <w:right w:val="single" w:sz="6" w:space="0" w:color="auto"/>
            </w:tcBorders>
            <w:shd w:val="clear" w:color="auto" w:fill="002060"/>
          </w:tcPr>
          <w:p w14:paraId="5A8F7D16" w14:textId="0F8012B2" w:rsidR="00B64FDE" w:rsidRPr="007C7001" w:rsidRDefault="00E82CB4" w:rsidP="00565113">
            <w:pPr>
              <w:pStyle w:val="Response1"/>
              <w:rPr>
                <w:rFonts w:ascii="EYInterstate Light" w:hAnsi="EYInterstate Light" w:cstheme="minorBidi"/>
                <w:color w:val="FFFFFF" w:themeColor="background1"/>
              </w:rPr>
            </w:pPr>
            <w:r>
              <w:rPr>
                <w:rFonts w:ascii="EYInterstate Light" w:hAnsi="EYInterstate Light" w:cstheme="minorBidi"/>
                <w:color w:val="FFFFFF" w:themeColor="background1"/>
              </w:rPr>
              <w:lastRenderedPageBreak/>
              <w:t>Message Class</w:t>
            </w:r>
          </w:p>
        </w:tc>
        <w:tc>
          <w:tcPr>
            <w:tcW w:w="3756" w:type="pct"/>
            <w:gridSpan w:val="2"/>
            <w:tcBorders>
              <w:top w:val="single" w:sz="6" w:space="0" w:color="auto"/>
              <w:left w:val="single" w:sz="6" w:space="0" w:color="auto"/>
              <w:bottom w:val="single" w:sz="6" w:space="0" w:color="auto"/>
              <w:right w:val="single" w:sz="6" w:space="0" w:color="auto"/>
            </w:tcBorders>
          </w:tcPr>
          <w:p w14:paraId="4DBE8EE8" w14:textId="4850EFE2" w:rsidR="00B64FDE" w:rsidRPr="000D2814" w:rsidRDefault="00897878" w:rsidP="00565113">
            <w:pPr>
              <w:pStyle w:val="Response1"/>
              <w:rPr>
                <w:rFonts w:ascii="EYInterstate Light" w:hAnsi="EYInterstate Light" w:cstheme="minorHAnsi"/>
                <w:color w:val="000000"/>
                <w:szCs w:val="20"/>
              </w:rPr>
            </w:pPr>
            <w:r w:rsidRPr="00897878">
              <w:rPr>
                <w:rFonts w:ascii="EYInterstate Light" w:hAnsi="EYInterstate Light" w:cstheme="minorHAnsi"/>
                <w:color w:val="000000"/>
                <w:szCs w:val="20"/>
              </w:rPr>
              <w:t>RTEMAILSNDR</w:t>
            </w:r>
          </w:p>
        </w:tc>
      </w:tr>
      <w:tr w:rsidR="00B64FDE" w:rsidRPr="00254518" w14:paraId="081F74F7" w14:textId="77777777" w:rsidTr="00565113">
        <w:trPr>
          <w:cantSplit/>
          <w:trHeight w:val="291"/>
        </w:trPr>
        <w:tc>
          <w:tcPr>
            <w:tcW w:w="1244" w:type="pct"/>
            <w:tcBorders>
              <w:top w:val="single" w:sz="6" w:space="0" w:color="auto"/>
              <w:left w:val="single" w:sz="6" w:space="0" w:color="auto"/>
              <w:bottom w:val="single" w:sz="6" w:space="0" w:color="auto"/>
              <w:right w:val="single" w:sz="6" w:space="0" w:color="auto"/>
            </w:tcBorders>
            <w:shd w:val="clear" w:color="auto" w:fill="002060"/>
          </w:tcPr>
          <w:p w14:paraId="38175D01" w14:textId="56330051" w:rsidR="00B64FDE" w:rsidRPr="007C7001" w:rsidRDefault="00E82CB4" w:rsidP="00565113">
            <w:pPr>
              <w:pStyle w:val="Response1"/>
              <w:rPr>
                <w:rFonts w:ascii="EYInterstate Light" w:hAnsi="EYInterstate Light" w:cstheme="minorBidi"/>
                <w:color w:val="FFFFFF" w:themeColor="background1"/>
              </w:rPr>
            </w:pPr>
            <w:r>
              <w:rPr>
                <w:rFonts w:ascii="EYInterstate Light" w:hAnsi="EYInterstate Light" w:cstheme="minorBidi"/>
                <w:color w:val="FFFFFF" w:themeColor="background1"/>
              </w:rPr>
              <w:t>Active</w:t>
            </w:r>
          </w:p>
        </w:tc>
        <w:tc>
          <w:tcPr>
            <w:tcW w:w="3756" w:type="pct"/>
            <w:gridSpan w:val="2"/>
            <w:tcBorders>
              <w:top w:val="single" w:sz="6" w:space="0" w:color="auto"/>
              <w:left w:val="single" w:sz="6" w:space="0" w:color="auto"/>
              <w:bottom w:val="single" w:sz="6" w:space="0" w:color="auto"/>
              <w:right w:val="single" w:sz="6" w:space="0" w:color="auto"/>
            </w:tcBorders>
          </w:tcPr>
          <w:p w14:paraId="7357BDF6" w14:textId="6676B912" w:rsidR="00B64FDE" w:rsidRDefault="00897878" w:rsidP="00565113">
            <w:pPr>
              <w:pStyle w:val="Response1"/>
              <w:rPr>
                <w:rFonts w:ascii="EYInterstate Light" w:hAnsi="EYInterstate Light" w:cstheme="minorHAnsi"/>
                <w:color w:val="000000"/>
                <w:szCs w:val="20"/>
              </w:rPr>
            </w:pPr>
            <w:r>
              <w:rPr>
                <w:rFonts w:ascii="EYInterstate Light" w:hAnsi="EYInterstate Light" w:cstheme="minorHAnsi"/>
                <w:color w:val="000000"/>
                <w:szCs w:val="20"/>
              </w:rPr>
              <w:t>Y</w:t>
            </w:r>
          </w:p>
        </w:tc>
      </w:tr>
      <w:tr w:rsidR="00B64FDE" w:rsidRPr="00254518" w14:paraId="5B354CCD" w14:textId="77777777" w:rsidTr="00565113">
        <w:trPr>
          <w:cantSplit/>
          <w:trHeight w:val="291"/>
        </w:trPr>
        <w:tc>
          <w:tcPr>
            <w:tcW w:w="1244" w:type="pct"/>
            <w:tcBorders>
              <w:top w:val="single" w:sz="6" w:space="0" w:color="auto"/>
              <w:left w:val="single" w:sz="6" w:space="0" w:color="auto"/>
              <w:bottom w:val="single" w:sz="6" w:space="0" w:color="auto"/>
              <w:right w:val="single" w:sz="6" w:space="0" w:color="auto"/>
            </w:tcBorders>
            <w:shd w:val="clear" w:color="auto" w:fill="002060"/>
          </w:tcPr>
          <w:p w14:paraId="39D6DF1A" w14:textId="756A3D8B" w:rsidR="00B64FDE" w:rsidRPr="007C7001" w:rsidRDefault="00E82CB4" w:rsidP="00565113">
            <w:pPr>
              <w:pStyle w:val="Response1"/>
              <w:rPr>
                <w:rFonts w:ascii="EYInterstate Light" w:hAnsi="EYInterstate Light" w:cstheme="minorBidi"/>
                <w:color w:val="FFFFFF" w:themeColor="background1"/>
              </w:rPr>
            </w:pPr>
            <w:r>
              <w:rPr>
                <w:rFonts w:ascii="EYInterstate Light" w:hAnsi="EYInterstate Light" w:cstheme="minorBidi"/>
                <w:color w:val="FFFFFF" w:themeColor="background1"/>
              </w:rPr>
              <w:t>Message Encoding</w:t>
            </w:r>
          </w:p>
        </w:tc>
        <w:tc>
          <w:tcPr>
            <w:tcW w:w="3756" w:type="pct"/>
            <w:gridSpan w:val="2"/>
            <w:tcBorders>
              <w:top w:val="single" w:sz="6" w:space="0" w:color="auto"/>
              <w:left w:val="single" w:sz="6" w:space="0" w:color="auto"/>
              <w:bottom w:val="single" w:sz="6" w:space="0" w:color="auto"/>
              <w:right w:val="single" w:sz="6" w:space="0" w:color="auto"/>
            </w:tcBorders>
          </w:tcPr>
          <w:p w14:paraId="0339CB34" w14:textId="0C28C187" w:rsidR="00B64FDE" w:rsidRDefault="00897878" w:rsidP="00565113">
            <w:pPr>
              <w:pStyle w:val="Response1"/>
              <w:rPr>
                <w:rFonts w:ascii="EYInterstate Light" w:hAnsi="EYInterstate Light" w:cstheme="minorHAnsi"/>
                <w:color w:val="000000"/>
                <w:szCs w:val="20"/>
              </w:rPr>
            </w:pPr>
            <w:r>
              <w:rPr>
                <w:rFonts w:ascii="EYInterstate Light" w:hAnsi="EYInterstate Light" w:cstheme="minorHAnsi"/>
                <w:color w:val="000000"/>
                <w:szCs w:val="20"/>
              </w:rPr>
              <w:t>UTF-8</w:t>
            </w:r>
          </w:p>
        </w:tc>
      </w:tr>
      <w:tr w:rsidR="00316BD3" w:rsidRPr="00254518" w14:paraId="5D7DE080" w14:textId="77777777" w:rsidTr="00565113">
        <w:trPr>
          <w:cantSplit/>
          <w:trHeight w:val="291"/>
        </w:trPr>
        <w:tc>
          <w:tcPr>
            <w:tcW w:w="1244" w:type="pct"/>
            <w:tcBorders>
              <w:top w:val="single" w:sz="6" w:space="0" w:color="auto"/>
              <w:left w:val="single" w:sz="6" w:space="0" w:color="auto"/>
              <w:bottom w:val="single" w:sz="6" w:space="0" w:color="auto"/>
              <w:right w:val="single" w:sz="6" w:space="0" w:color="auto"/>
            </w:tcBorders>
            <w:shd w:val="clear" w:color="auto" w:fill="002060"/>
          </w:tcPr>
          <w:p w14:paraId="26D0362F" w14:textId="2DC7872B" w:rsidR="00316BD3" w:rsidRPr="007C7001" w:rsidRDefault="00316BD3" w:rsidP="00316BD3">
            <w:pPr>
              <w:pStyle w:val="Response1"/>
              <w:rPr>
                <w:rFonts w:ascii="EYInterstate Light" w:hAnsi="EYInterstate Light" w:cstheme="minorBidi"/>
                <w:color w:val="FFFFFF" w:themeColor="background1"/>
              </w:rPr>
            </w:pPr>
            <w:r>
              <w:rPr>
                <w:rFonts w:ascii="EYInterstate Light" w:hAnsi="EYInterstate Light" w:cstheme="minorBidi"/>
                <w:color w:val="FFFFFF" w:themeColor="background1"/>
              </w:rPr>
              <w:t>JMS Connection</w:t>
            </w:r>
          </w:p>
        </w:tc>
        <w:tc>
          <w:tcPr>
            <w:tcW w:w="3756" w:type="pct"/>
            <w:gridSpan w:val="2"/>
            <w:tcBorders>
              <w:top w:val="single" w:sz="6" w:space="0" w:color="auto"/>
              <w:left w:val="single" w:sz="6" w:space="0" w:color="auto"/>
              <w:bottom w:val="single" w:sz="6" w:space="0" w:color="auto"/>
              <w:right w:val="single" w:sz="6" w:space="0" w:color="auto"/>
            </w:tcBorders>
          </w:tcPr>
          <w:p w14:paraId="1CBB6E29" w14:textId="6743BD02" w:rsidR="00316BD3" w:rsidRPr="00223668" w:rsidRDefault="00316BD3" w:rsidP="00316BD3">
            <w:pPr>
              <w:pStyle w:val="Response1"/>
              <w:rPr>
                <w:rFonts w:ascii="EYInterstate Light" w:hAnsi="EYInterstate Light" w:cstheme="minorHAnsi"/>
                <w:i/>
                <w:color w:val="8EAADB" w:themeColor="accent5" w:themeTint="99"/>
                <w:szCs w:val="20"/>
              </w:rPr>
            </w:pPr>
            <w:r w:rsidRPr="00223668">
              <w:rPr>
                <w:rFonts w:ascii="EYInterstate Light" w:hAnsi="EYInterstate Light" w:cstheme="minorHAnsi"/>
                <w:i/>
                <w:color w:val="8EAADB" w:themeColor="accent5" w:themeTint="99"/>
                <w:szCs w:val="20"/>
              </w:rPr>
              <w:t>&lt;BLANK&gt;</w:t>
            </w:r>
          </w:p>
        </w:tc>
      </w:tr>
      <w:tr w:rsidR="00316BD3" w:rsidRPr="00254518" w14:paraId="1D4D4C87" w14:textId="77777777" w:rsidTr="00565113">
        <w:trPr>
          <w:cantSplit/>
          <w:trHeight w:val="291"/>
        </w:trPr>
        <w:tc>
          <w:tcPr>
            <w:tcW w:w="1244" w:type="pct"/>
            <w:tcBorders>
              <w:top w:val="single" w:sz="6" w:space="0" w:color="auto"/>
              <w:left w:val="single" w:sz="6" w:space="0" w:color="auto"/>
              <w:bottom w:val="single" w:sz="6" w:space="0" w:color="auto"/>
              <w:right w:val="single" w:sz="6" w:space="0" w:color="auto"/>
            </w:tcBorders>
            <w:shd w:val="clear" w:color="auto" w:fill="002060"/>
          </w:tcPr>
          <w:p w14:paraId="411A84E3" w14:textId="6F293D6C" w:rsidR="00316BD3" w:rsidRPr="007C7001" w:rsidRDefault="00316BD3" w:rsidP="00316BD3">
            <w:pPr>
              <w:pStyle w:val="Response1"/>
              <w:rPr>
                <w:rFonts w:ascii="EYInterstate Light" w:hAnsi="EYInterstate Light" w:cstheme="minorBidi"/>
                <w:color w:val="FFFFFF" w:themeColor="background1"/>
              </w:rPr>
            </w:pPr>
            <w:r>
              <w:rPr>
                <w:rFonts w:ascii="EYInterstate Light" w:hAnsi="EYInterstate Light" w:cstheme="minorBidi"/>
                <w:color w:val="FFFFFF" w:themeColor="background1"/>
              </w:rPr>
              <w:t>JMS Queue</w:t>
            </w:r>
          </w:p>
        </w:tc>
        <w:tc>
          <w:tcPr>
            <w:tcW w:w="3756" w:type="pct"/>
            <w:gridSpan w:val="2"/>
            <w:tcBorders>
              <w:top w:val="single" w:sz="6" w:space="0" w:color="auto"/>
              <w:left w:val="single" w:sz="6" w:space="0" w:color="auto"/>
              <w:bottom w:val="single" w:sz="6" w:space="0" w:color="auto"/>
              <w:right w:val="single" w:sz="6" w:space="0" w:color="auto"/>
            </w:tcBorders>
          </w:tcPr>
          <w:p w14:paraId="3168D201" w14:textId="2CB6EDB0" w:rsidR="00316BD3" w:rsidRPr="00223668" w:rsidRDefault="00316BD3" w:rsidP="00316BD3">
            <w:pPr>
              <w:pStyle w:val="Response1"/>
              <w:rPr>
                <w:rFonts w:ascii="EYInterstate Light" w:hAnsi="EYInterstate Light" w:cstheme="minorHAnsi"/>
                <w:i/>
                <w:color w:val="8EAADB" w:themeColor="accent5" w:themeTint="99"/>
                <w:szCs w:val="20"/>
              </w:rPr>
            </w:pPr>
            <w:r w:rsidRPr="00223668">
              <w:rPr>
                <w:rFonts w:ascii="EYInterstate Light" w:hAnsi="EYInterstate Light" w:cstheme="minorHAnsi"/>
                <w:i/>
                <w:color w:val="8EAADB" w:themeColor="accent5" w:themeTint="99"/>
                <w:szCs w:val="20"/>
              </w:rPr>
              <w:t>&lt;BLANK&gt;</w:t>
            </w:r>
          </w:p>
        </w:tc>
      </w:tr>
      <w:tr w:rsidR="00316BD3" w:rsidRPr="00254518" w14:paraId="49C204E7" w14:textId="77777777" w:rsidTr="00565113">
        <w:trPr>
          <w:cantSplit/>
          <w:trHeight w:val="291"/>
        </w:trPr>
        <w:tc>
          <w:tcPr>
            <w:tcW w:w="1244" w:type="pct"/>
            <w:tcBorders>
              <w:top w:val="single" w:sz="6" w:space="0" w:color="auto"/>
              <w:left w:val="single" w:sz="6" w:space="0" w:color="auto"/>
              <w:bottom w:val="single" w:sz="6" w:space="0" w:color="auto"/>
              <w:right w:val="single" w:sz="6" w:space="0" w:color="auto"/>
            </w:tcBorders>
            <w:shd w:val="clear" w:color="auto" w:fill="002060"/>
          </w:tcPr>
          <w:p w14:paraId="397D9A8E" w14:textId="77E13D58" w:rsidR="00316BD3" w:rsidRPr="007C7001" w:rsidRDefault="00316BD3" w:rsidP="00316BD3">
            <w:pPr>
              <w:pStyle w:val="Response1"/>
              <w:rPr>
                <w:rFonts w:ascii="EYInterstate Light" w:hAnsi="EYInterstate Light" w:cstheme="minorBidi"/>
                <w:color w:val="FFFFFF" w:themeColor="background1"/>
              </w:rPr>
            </w:pPr>
            <w:r>
              <w:rPr>
                <w:rFonts w:ascii="EYInterstate Light" w:hAnsi="EYInterstate Light" w:cstheme="minorBidi"/>
                <w:color w:val="FFFFFF" w:themeColor="background1"/>
              </w:rPr>
              <w:t>JMS Topic</w:t>
            </w:r>
          </w:p>
        </w:tc>
        <w:tc>
          <w:tcPr>
            <w:tcW w:w="3756" w:type="pct"/>
            <w:gridSpan w:val="2"/>
            <w:tcBorders>
              <w:top w:val="single" w:sz="6" w:space="0" w:color="auto"/>
              <w:left w:val="single" w:sz="6" w:space="0" w:color="auto"/>
              <w:bottom w:val="single" w:sz="6" w:space="0" w:color="auto"/>
              <w:right w:val="single" w:sz="6" w:space="0" w:color="auto"/>
            </w:tcBorders>
          </w:tcPr>
          <w:p w14:paraId="229F0651" w14:textId="00C94B5D" w:rsidR="00316BD3" w:rsidRPr="00223668" w:rsidRDefault="00316BD3" w:rsidP="00316BD3">
            <w:pPr>
              <w:pStyle w:val="Response1"/>
              <w:rPr>
                <w:rFonts w:ascii="EYInterstate Light" w:hAnsi="EYInterstate Light" w:cstheme="minorHAnsi"/>
                <w:i/>
                <w:color w:val="8EAADB" w:themeColor="accent5" w:themeTint="99"/>
                <w:szCs w:val="20"/>
              </w:rPr>
            </w:pPr>
            <w:r w:rsidRPr="00223668">
              <w:rPr>
                <w:rFonts w:ascii="EYInterstate Light" w:hAnsi="EYInterstate Light" w:cstheme="minorHAnsi"/>
                <w:i/>
                <w:color w:val="8EAADB" w:themeColor="accent5" w:themeTint="99"/>
                <w:szCs w:val="20"/>
              </w:rPr>
              <w:t>&lt;BLANK&gt;</w:t>
            </w:r>
          </w:p>
        </w:tc>
      </w:tr>
      <w:tr w:rsidR="00B64FDE" w:rsidRPr="00254518" w14:paraId="3281C1B4" w14:textId="77777777" w:rsidTr="00565113">
        <w:trPr>
          <w:cantSplit/>
          <w:trHeight w:val="336"/>
        </w:trPr>
        <w:tc>
          <w:tcPr>
            <w:tcW w:w="5000" w:type="pct"/>
            <w:gridSpan w:val="3"/>
            <w:tcBorders>
              <w:top w:val="single" w:sz="6" w:space="0" w:color="auto"/>
              <w:left w:val="single" w:sz="6" w:space="0" w:color="auto"/>
              <w:bottom w:val="single" w:sz="6" w:space="0" w:color="auto"/>
              <w:right w:val="single" w:sz="6" w:space="0" w:color="auto"/>
            </w:tcBorders>
            <w:shd w:val="clear" w:color="auto" w:fill="002060"/>
          </w:tcPr>
          <w:p w14:paraId="38DDDD5B" w14:textId="3C9A76D1" w:rsidR="00B64FDE" w:rsidRDefault="00897878" w:rsidP="00565113">
            <w:pPr>
              <w:pStyle w:val="Response1"/>
              <w:jc w:val="center"/>
              <w:rPr>
                <w:rFonts w:ascii="EYInterstate Light" w:hAnsi="EYInterstate Light" w:cstheme="minorHAnsi"/>
                <w:color w:val="000000"/>
                <w:szCs w:val="20"/>
              </w:rPr>
            </w:pPr>
            <w:r>
              <w:rPr>
                <w:rFonts w:ascii="EYInterstate Light" w:hAnsi="EYInterstate Light" w:cstheme="minorBidi"/>
                <w:color w:val="FFFFFF" w:themeColor="background1"/>
              </w:rPr>
              <w:t>Context</w:t>
            </w:r>
          </w:p>
        </w:tc>
      </w:tr>
      <w:tr w:rsidR="00897878" w:rsidRPr="00254518" w14:paraId="7ECA702C" w14:textId="77777777" w:rsidTr="00897878">
        <w:trPr>
          <w:cantSplit/>
          <w:trHeight w:val="336"/>
        </w:trPr>
        <w:tc>
          <w:tcPr>
            <w:tcW w:w="2499" w:type="pct"/>
            <w:gridSpan w:val="2"/>
            <w:tcBorders>
              <w:top w:val="single" w:sz="6" w:space="0" w:color="auto"/>
              <w:left w:val="single" w:sz="6" w:space="0" w:color="auto"/>
              <w:bottom w:val="single" w:sz="6" w:space="0" w:color="auto"/>
              <w:right w:val="single" w:sz="6" w:space="0" w:color="auto"/>
            </w:tcBorders>
            <w:shd w:val="clear" w:color="auto" w:fill="002060"/>
          </w:tcPr>
          <w:p w14:paraId="52069295" w14:textId="165D50F4" w:rsidR="00897878" w:rsidRPr="00976D53" w:rsidRDefault="00897878" w:rsidP="00565113">
            <w:pPr>
              <w:pStyle w:val="Response1"/>
              <w:rPr>
                <w:rFonts w:ascii="EYInterstate Light" w:hAnsi="EYInterstate Light" w:cstheme="minorBidi"/>
                <w:color w:val="FFFFFF" w:themeColor="background1"/>
              </w:rPr>
            </w:pPr>
            <w:r>
              <w:rPr>
                <w:rFonts w:ascii="EYInterstate Light" w:hAnsi="EYInterstate Light" w:cstheme="minorBidi"/>
                <w:color w:val="FFFFFF" w:themeColor="background1"/>
              </w:rPr>
              <w:t>Context Type</w:t>
            </w:r>
          </w:p>
        </w:tc>
        <w:tc>
          <w:tcPr>
            <w:tcW w:w="2501" w:type="pct"/>
            <w:tcBorders>
              <w:top w:val="single" w:sz="6" w:space="0" w:color="auto"/>
              <w:left w:val="single" w:sz="6" w:space="0" w:color="auto"/>
              <w:bottom w:val="single" w:sz="6" w:space="0" w:color="auto"/>
              <w:right w:val="single" w:sz="6" w:space="0" w:color="auto"/>
            </w:tcBorders>
            <w:shd w:val="clear" w:color="auto" w:fill="002060"/>
          </w:tcPr>
          <w:p w14:paraId="5F774CCE" w14:textId="45F38065" w:rsidR="00897878" w:rsidRPr="00976D53" w:rsidRDefault="00897878" w:rsidP="00565113">
            <w:pPr>
              <w:pStyle w:val="Response1"/>
              <w:rPr>
                <w:rFonts w:ascii="EYInterstate Light" w:hAnsi="EYInterstate Light" w:cstheme="minorBidi"/>
                <w:color w:val="FFFFFF" w:themeColor="background1"/>
              </w:rPr>
            </w:pPr>
            <w:r>
              <w:rPr>
                <w:rFonts w:ascii="EYInterstate Light" w:hAnsi="EYInterstate Light" w:cstheme="minorBidi"/>
                <w:color w:val="FFFFFF" w:themeColor="background1"/>
              </w:rPr>
              <w:t>Context Value</w:t>
            </w:r>
          </w:p>
        </w:tc>
      </w:tr>
      <w:tr w:rsidR="00897878" w:rsidRPr="00254518" w14:paraId="1D57A009" w14:textId="77777777" w:rsidTr="00897878">
        <w:trPr>
          <w:cantSplit/>
          <w:trHeight w:val="336"/>
        </w:trPr>
        <w:tc>
          <w:tcPr>
            <w:tcW w:w="2499" w:type="pct"/>
            <w:gridSpan w:val="2"/>
            <w:tcBorders>
              <w:top w:val="single" w:sz="6" w:space="0" w:color="auto"/>
              <w:left w:val="single" w:sz="6" w:space="0" w:color="auto"/>
              <w:bottom w:val="single" w:sz="6" w:space="0" w:color="auto"/>
              <w:right w:val="single" w:sz="6" w:space="0" w:color="auto"/>
            </w:tcBorders>
          </w:tcPr>
          <w:p w14:paraId="68398FA7" w14:textId="043476D7" w:rsidR="00897878" w:rsidRPr="00FD1D7F" w:rsidRDefault="00897878" w:rsidP="00565113">
            <w:pPr>
              <w:pStyle w:val="Response1"/>
              <w:rPr>
                <w:rFonts w:ascii="EYInterstate Light" w:hAnsi="EYInterstate Light" w:cstheme="minorHAnsi"/>
                <w:color w:val="000000"/>
                <w:szCs w:val="20"/>
              </w:rPr>
            </w:pPr>
            <w:r>
              <w:rPr>
                <w:rFonts w:ascii="EYInterstate Light" w:hAnsi="EYInterstate Light" w:cstheme="minorHAnsi"/>
                <w:color w:val="000000"/>
                <w:szCs w:val="20"/>
              </w:rPr>
              <w:t>Response Time-Out</w:t>
            </w:r>
          </w:p>
        </w:tc>
        <w:tc>
          <w:tcPr>
            <w:tcW w:w="2501" w:type="pct"/>
            <w:tcBorders>
              <w:top w:val="single" w:sz="6" w:space="0" w:color="auto"/>
              <w:left w:val="single" w:sz="6" w:space="0" w:color="auto"/>
              <w:bottom w:val="single" w:sz="6" w:space="0" w:color="auto"/>
              <w:right w:val="single" w:sz="6" w:space="0" w:color="auto"/>
            </w:tcBorders>
          </w:tcPr>
          <w:p w14:paraId="1E903540" w14:textId="6450CB24" w:rsidR="00897878" w:rsidRPr="00FD1D7F" w:rsidRDefault="00897878" w:rsidP="00565113">
            <w:pPr>
              <w:pStyle w:val="Response1"/>
              <w:rPr>
                <w:rFonts w:ascii="EYInterstate Light" w:hAnsi="EYInterstate Light" w:cstheme="minorHAnsi"/>
                <w:color w:val="000000"/>
                <w:szCs w:val="20"/>
              </w:rPr>
            </w:pPr>
            <w:r>
              <w:rPr>
                <w:rFonts w:ascii="EYInterstate Light" w:hAnsi="EYInterstate Light" w:cstheme="minorHAnsi"/>
                <w:color w:val="000000"/>
                <w:szCs w:val="20"/>
              </w:rPr>
              <w:t>5000</w:t>
            </w:r>
          </w:p>
        </w:tc>
      </w:tr>
      <w:tr w:rsidR="00897878" w:rsidRPr="00254518" w14:paraId="144022D9" w14:textId="77777777" w:rsidTr="00897878">
        <w:trPr>
          <w:cantSplit/>
          <w:trHeight w:val="336"/>
        </w:trPr>
        <w:tc>
          <w:tcPr>
            <w:tcW w:w="2499" w:type="pct"/>
            <w:gridSpan w:val="2"/>
            <w:tcBorders>
              <w:top w:val="single" w:sz="6" w:space="0" w:color="auto"/>
              <w:left w:val="single" w:sz="6" w:space="0" w:color="auto"/>
              <w:bottom w:val="single" w:sz="6" w:space="0" w:color="auto"/>
              <w:right w:val="single" w:sz="6" w:space="0" w:color="auto"/>
            </w:tcBorders>
          </w:tcPr>
          <w:p w14:paraId="468BD31F" w14:textId="618D4A06" w:rsidR="00897878" w:rsidRDefault="00897878" w:rsidP="00565113">
            <w:pPr>
              <w:pStyle w:val="Response1"/>
              <w:rPr>
                <w:rFonts w:ascii="EYInterstate Light" w:hAnsi="EYInterstate Light" w:cstheme="minorHAnsi"/>
                <w:color w:val="000000"/>
                <w:szCs w:val="20"/>
              </w:rPr>
            </w:pPr>
            <w:r>
              <w:rPr>
                <w:rFonts w:ascii="EYInterstate Light" w:hAnsi="EYInterstate Light" w:cstheme="minorHAnsi"/>
                <w:color w:val="000000"/>
                <w:szCs w:val="20"/>
              </w:rPr>
              <w:t xml:space="preserve">SMTP Host Name </w:t>
            </w:r>
          </w:p>
        </w:tc>
        <w:tc>
          <w:tcPr>
            <w:tcW w:w="2501" w:type="pct"/>
            <w:tcBorders>
              <w:top w:val="single" w:sz="6" w:space="0" w:color="auto"/>
              <w:left w:val="single" w:sz="6" w:space="0" w:color="auto"/>
              <w:bottom w:val="single" w:sz="6" w:space="0" w:color="auto"/>
              <w:right w:val="single" w:sz="6" w:space="0" w:color="auto"/>
            </w:tcBorders>
          </w:tcPr>
          <w:p w14:paraId="7D2F2234" w14:textId="144F77B4" w:rsidR="00897878" w:rsidRDefault="00D637E9" w:rsidP="00565113">
            <w:pPr>
              <w:pStyle w:val="Response1"/>
              <w:rPr>
                <w:rFonts w:ascii="EYInterstate Light" w:hAnsi="EYInterstate Light" w:cstheme="minorHAnsi"/>
                <w:color w:val="000000"/>
                <w:szCs w:val="20"/>
              </w:rPr>
            </w:pPr>
            <w:r>
              <w:rPr>
                <w:rFonts w:ascii="EYInterstate Light" w:hAnsi="EYInterstate Light" w:cstheme="minorHAnsi"/>
                <w:color w:val="000000"/>
                <w:szCs w:val="20"/>
              </w:rPr>
              <w:t>@SMTP_SERVER@</w:t>
            </w:r>
          </w:p>
        </w:tc>
      </w:tr>
    </w:tbl>
    <w:p w14:paraId="156004EB" w14:textId="15879DBE" w:rsidR="00FD2ECF" w:rsidRDefault="00FD2ECF" w:rsidP="00C736AE">
      <w:pPr>
        <w:pStyle w:val="Response1"/>
        <w:rPr>
          <w:rFonts w:ascii="EYInterstate Light" w:hAnsi="EYInterstate Light" w:cstheme="minorHAnsi"/>
        </w:rPr>
      </w:pPr>
    </w:p>
    <w:sectPr w:rsidR="00FD2ECF" w:rsidSect="001514D8">
      <w:headerReference w:type="default" r:id="rId13"/>
      <w:footerReference w:type="default" r:id="rId14"/>
      <w:headerReference w:type="first" r:id="rId15"/>
      <w:footerReference w:type="first" r:id="rId16"/>
      <w:pgSz w:w="12240" w:h="15840"/>
      <w:pgMar w:top="1440" w:right="1440" w:bottom="1440" w:left="1440" w:header="432"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EBA66" w14:textId="77777777" w:rsidR="0080073F" w:rsidRDefault="0080073F" w:rsidP="00895ED5">
      <w:pPr>
        <w:spacing w:after="0" w:line="240" w:lineRule="auto"/>
      </w:pPr>
      <w:r>
        <w:separator/>
      </w:r>
    </w:p>
  </w:endnote>
  <w:endnote w:type="continuationSeparator" w:id="0">
    <w:p w14:paraId="4BBE4795" w14:textId="77777777" w:rsidR="0080073F" w:rsidRDefault="0080073F" w:rsidP="00895ED5">
      <w:pPr>
        <w:spacing w:after="0" w:line="240" w:lineRule="auto"/>
      </w:pPr>
      <w:r>
        <w:continuationSeparator/>
      </w:r>
    </w:p>
  </w:endnote>
  <w:endnote w:type="continuationNotice" w:id="1">
    <w:p w14:paraId="1C6F48A5" w14:textId="77777777" w:rsidR="0080073F" w:rsidRDefault="008007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EYInterstate Light">
    <w:panose1 w:val="02000506000000020004"/>
    <w:charset w:val="00"/>
    <w:family w:val="auto"/>
    <w:pitch w:val="variable"/>
    <w:sig w:usb0="A00002AF" w:usb1="5000206A" w:usb2="00000000" w:usb3="00000000" w:csb0="0000009F" w:csb1="00000000"/>
  </w:font>
  <w:font w:name="EYInterstate">
    <w:panose1 w:val="02000503020000020004"/>
    <w:charset w:val="00"/>
    <w:family w:val="auto"/>
    <w:pitch w:val="variable"/>
    <w:sig w:usb0="800002AF" w:usb1="5000204A"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w:panose1 w:val="020B06020305040202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Bold">
    <w:altName w:val="Arial"/>
    <w:panose1 w:val="020B07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ingLiU">
    <w:altName w:val="細明體"/>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C5676" w14:textId="45A93B6E" w:rsidR="00CD7F20" w:rsidRDefault="00CD7F20" w:rsidP="00CD7F20">
    <w:pPr>
      <w:pStyle w:val="Footer"/>
      <w:tabs>
        <w:tab w:val="clear" w:pos="4680"/>
        <w:tab w:val="clear" w:pos="9360"/>
        <w:tab w:val="center" w:pos="6210"/>
        <w:tab w:val="right" w:pos="12600"/>
      </w:tabs>
    </w:pPr>
    <w:r>
      <w:t xml:space="preserve">Page </w:t>
    </w:r>
    <w:r>
      <w:fldChar w:fldCharType="begin"/>
    </w:r>
    <w:r>
      <w:instrText xml:space="preserve"> PAGE </w:instrText>
    </w:r>
    <w:r>
      <w:fldChar w:fldCharType="separate"/>
    </w:r>
    <w:r>
      <w:t>3</w:t>
    </w:r>
    <w:r>
      <w:rPr>
        <w:noProof/>
      </w:rPr>
      <w:fldChar w:fldCharType="end"/>
    </w:r>
    <w:r>
      <w:t xml:space="preserve">       </w:t>
    </w:r>
    <w:r>
      <w:rPr>
        <w:rStyle w:val="PageNumber"/>
        <w:b/>
        <w:bCs/>
        <w:color w:val="999999"/>
      </w:rPr>
      <w:t xml:space="preserve">                                        </w:t>
    </w:r>
    <w:r>
      <w:rPr>
        <w:rStyle w:val="PageNumber"/>
        <w:b/>
        <w:bCs/>
        <w:color w:val="999999"/>
      </w:rPr>
      <w:tab/>
      <w:t xml:space="preserve">                                                                                              </w:t>
    </w:r>
    <w:r>
      <w:fldChar w:fldCharType="begin"/>
    </w:r>
    <w:r>
      <w:instrText xml:space="preserve"> DATE </w:instrText>
    </w:r>
    <w:r>
      <w:fldChar w:fldCharType="separate"/>
    </w:r>
    <w:r>
      <w:rPr>
        <w:noProof/>
      </w:rPr>
      <w:fldChar w:fldCharType="end"/>
    </w:r>
  </w:p>
  <w:p w14:paraId="5316EDD5" w14:textId="295A2223" w:rsidR="00D22B8C" w:rsidRPr="00CD7F20" w:rsidRDefault="00D22B8C" w:rsidP="00CD7F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E9B4C" w14:textId="2B4B4A17" w:rsidR="005B30B8" w:rsidRDefault="005B30B8">
    <w:pPr>
      <w:pStyle w:val="Footer"/>
    </w:pPr>
  </w:p>
  <w:p w14:paraId="1CF4777E" w14:textId="1E00E930" w:rsidR="00D22B8C" w:rsidRDefault="00D22B8C" w:rsidP="00895E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5F3EC" w14:textId="77777777" w:rsidR="0080073F" w:rsidRDefault="0080073F" w:rsidP="00895ED5">
      <w:pPr>
        <w:spacing w:after="0" w:line="240" w:lineRule="auto"/>
      </w:pPr>
      <w:r>
        <w:separator/>
      </w:r>
    </w:p>
  </w:footnote>
  <w:footnote w:type="continuationSeparator" w:id="0">
    <w:p w14:paraId="5B0AAE98" w14:textId="77777777" w:rsidR="0080073F" w:rsidRDefault="0080073F" w:rsidP="00895ED5">
      <w:pPr>
        <w:spacing w:after="0" w:line="240" w:lineRule="auto"/>
      </w:pPr>
      <w:r>
        <w:continuationSeparator/>
      </w:r>
    </w:p>
  </w:footnote>
  <w:footnote w:type="continuationNotice" w:id="1">
    <w:p w14:paraId="700CF423" w14:textId="77777777" w:rsidR="0080073F" w:rsidRDefault="0080073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44092" w14:textId="61AF6677" w:rsidR="004C1D30" w:rsidRDefault="20A08E72" w:rsidP="20A08E72">
    <w:r>
      <w:rPr>
        <w:noProof/>
      </w:rPr>
      <w:drawing>
        <wp:inline distT="0" distB="0" distL="0" distR="0" wp14:anchorId="124196CC" wp14:editId="3BD51EB4">
          <wp:extent cx="1095375" cy="245757"/>
          <wp:effectExtent l="0" t="0" r="0" b="0"/>
          <wp:docPr id="550170333" name="Picture 550170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095375" cy="245757"/>
                  </a:xfrm>
                  <a:prstGeom prst="rect">
                    <a:avLst/>
                  </a:prstGeom>
                </pic:spPr>
              </pic:pic>
            </a:graphicData>
          </a:graphic>
        </wp:inline>
      </w:drawing>
    </w:r>
    <w:r>
      <w:rPr>
        <w:noProof/>
      </w:rPr>
      <w:t xml:space="preserve">             </w:t>
    </w:r>
    <w:r w:rsidR="00FB48B2">
      <w:rPr>
        <w:noProof/>
      </w:rPr>
      <w:fldChar w:fldCharType="begin"/>
    </w:r>
    <w:r w:rsidR="00FB48B2">
      <w:rPr>
        <w:noProof/>
      </w:rPr>
      <w:instrText xml:space="preserve"> TITLE   \* MERGEFORMAT </w:instrText>
    </w:r>
    <w:r w:rsidR="00FB48B2">
      <w:rPr>
        <w:noProof/>
      </w:rPr>
      <w:fldChar w:fldCharType="separate"/>
    </w:r>
    <w:r w:rsidR="00FB48B2">
      <w:rPr>
        <w:noProof/>
      </w:rPr>
      <w:fldChar w:fldCharType="end"/>
    </w:r>
    <w:r>
      <w:rPr>
        <w:noProof/>
      </w:rPr>
      <w:t xml:space="preserve">                              </w:t>
    </w:r>
    <w:r w:rsidR="004C1D30">
      <w:rPr>
        <w:noProof/>
      </w:rPr>
      <w:tab/>
    </w:r>
    <w:r w:rsidR="004C1D30" w:rsidRPr="001B07DC">
      <w:rPr>
        <w:noProof/>
      </w:rPr>
      <w:drawing>
        <wp:inline distT="0" distB="0" distL="0" distR="0" wp14:anchorId="6102F597" wp14:editId="49949E76">
          <wp:extent cx="399398" cy="408305"/>
          <wp:effectExtent l="0" t="0" r="1270" b="0"/>
          <wp:docPr id="1231597413" name="Picture 123159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408383" cy="417490"/>
                  </a:xfrm>
                  <a:prstGeom prst="rect">
                    <a:avLst/>
                  </a:prstGeom>
                </pic:spPr>
              </pic:pic>
            </a:graphicData>
          </a:graphic>
        </wp:inline>
      </w:drawing>
    </w:r>
  </w:p>
  <w:p w14:paraId="1B028A77" w14:textId="77777777" w:rsidR="00D22B8C" w:rsidRPr="00FF099E" w:rsidRDefault="00D22B8C" w:rsidP="00FF09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EEBE757" w14:paraId="5A0E6BC2" w14:textId="77777777" w:rsidTr="2EEBE757">
      <w:trPr>
        <w:trHeight w:val="300"/>
      </w:trPr>
      <w:tc>
        <w:tcPr>
          <w:tcW w:w="3120" w:type="dxa"/>
        </w:tcPr>
        <w:p w14:paraId="790761BE" w14:textId="076FFD49" w:rsidR="2EEBE757" w:rsidRDefault="2EEBE757" w:rsidP="2EEBE757">
          <w:pPr>
            <w:ind w:left="-115"/>
          </w:pPr>
        </w:p>
      </w:tc>
      <w:tc>
        <w:tcPr>
          <w:tcW w:w="3120" w:type="dxa"/>
        </w:tcPr>
        <w:p w14:paraId="18949CE2" w14:textId="1810ABDD" w:rsidR="2EEBE757" w:rsidRDefault="2EEBE757" w:rsidP="2EEBE757">
          <w:pPr>
            <w:jc w:val="center"/>
          </w:pPr>
        </w:p>
      </w:tc>
      <w:tc>
        <w:tcPr>
          <w:tcW w:w="3120" w:type="dxa"/>
        </w:tcPr>
        <w:p w14:paraId="315AE89F" w14:textId="3E696ED2" w:rsidR="2EEBE757" w:rsidRDefault="2EEBE757" w:rsidP="2EEBE757">
          <w:pPr>
            <w:ind w:right="-115"/>
            <w:jc w:val="right"/>
          </w:pPr>
        </w:p>
      </w:tc>
    </w:tr>
  </w:tbl>
  <w:p w14:paraId="23105B31" w14:textId="55CA60E7" w:rsidR="2EEBE757" w:rsidRDefault="2EEBE75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6486B7C"/>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7102B2E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6B15FED"/>
    <w:multiLevelType w:val="hybridMultilevel"/>
    <w:tmpl w:val="B6324E5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B27BD7"/>
    <w:multiLevelType w:val="hybridMultilevel"/>
    <w:tmpl w:val="77100C1A"/>
    <w:lvl w:ilvl="0" w:tplc="FFFFFFFF">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1309A1"/>
    <w:multiLevelType w:val="hybridMultilevel"/>
    <w:tmpl w:val="0FE89CCA"/>
    <w:lvl w:ilvl="0" w:tplc="0920562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520EE"/>
    <w:multiLevelType w:val="hybridMultilevel"/>
    <w:tmpl w:val="08CE17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2EF1636"/>
    <w:multiLevelType w:val="hybridMultilevel"/>
    <w:tmpl w:val="3FE0F646"/>
    <w:lvl w:ilvl="0" w:tplc="8E7C96BC">
      <w:start w:val="2025"/>
      <w:numFmt w:val="bullet"/>
      <w:lvlText w:val="-"/>
      <w:lvlJc w:val="left"/>
      <w:pPr>
        <w:ind w:left="720" w:hanging="360"/>
      </w:pPr>
      <w:rPr>
        <w:rFonts w:ascii="EYInterstate Light" w:eastAsia="Times New Roman" w:hAnsi="EYInterstate Light"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0669E1"/>
    <w:multiLevelType w:val="hybridMultilevel"/>
    <w:tmpl w:val="BA0E4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9E3582"/>
    <w:multiLevelType w:val="hybridMultilevel"/>
    <w:tmpl w:val="E3E8E550"/>
    <w:lvl w:ilvl="0" w:tplc="0920562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3337F4"/>
    <w:multiLevelType w:val="multilevel"/>
    <w:tmpl w:val="161800E0"/>
    <w:lvl w:ilvl="0">
      <w:start w:val="1"/>
      <w:numFmt w:val="decimal"/>
      <w:pStyle w:val="Heading1"/>
      <w:lvlText w:val="%1."/>
      <w:lvlJc w:val="left"/>
      <w:pPr>
        <w:ind w:left="360" w:hanging="360"/>
      </w:pPr>
      <w:rPr>
        <w:rFonts w:hint="default"/>
        <w:b/>
        <w:i w:val="0"/>
      </w:rPr>
    </w:lvl>
    <w:lvl w:ilvl="1">
      <w:start w:val="1"/>
      <w:numFmt w:val="decimal"/>
      <w:lvlText w:val="%1.%2."/>
      <w:lvlJc w:val="left"/>
      <w:pPr>
        <w:ind w:left="187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04D08B3"/>
    <w:multiLevelType w:val="hybridMultilevel"/>
    <w:tmpl w:val="E202FD02"/>
    <w:lvl w:ilvl="0" w:tplc="D870DBC2">
      <w:start w:val="1"/>
      <w:numFmt w:val="decimal"/>
      <w:lvlText w:val="%1."/>
      <w:lvlJc w:val="left"/>
      <w:pPr>
        <w:ind w:left="720" w:hanging="360"/>
      </w:pPr>
      <w:rPr>
        <w:rFonts w:ascii="EYInterstate Light" w:eastAsiaTheme="minorHAnsi" w:hAnsi="EYInterstate Light"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8B0500"/>
    <w:multiLevelType w:val="hybridMultilevel"/>
    <w:tmpl w:val="1996E908"/>
    <w:lvl w:ilvl="0" w:tplc="92207E34">
      <w:start w:val="1"/>
      <w:numFmt w:val="decimal"/>
      <w:lvlText w:val="%1"/>
      <w:legacy w:legacy="1" w:legacySpace="0" w:legacyIndent="360"/>
      <w:lvlJc w:val="left"/>
      <w:pPr>
        <w:ind w:left="360" w:hanging="360"/>
      </w:pPr>
    </w:lvl>
    <w:lvl w:ilvl="1" w:tplc="3060246E">
      <w:numFmt w:val="decimal"/>
      <w:lvlText w:val=""/>
      <w:lvlJc w:val="left"/>
    </w:lvl>
    <w:lvl w:ilvl="2" w:tplc="DCA44240">
      <w:numFmt w:val="decimal"/>
      <w:lvlText w:val=""/>
      <w:lvlJc w:val="left"/>
    </w:lvl>
    <w:lvl w:ilvl="3" w:tplc="E0363B4A">
      <w:numFmt w:val="decimal"/>
      <w:lvlText w:val=""/>
      <w:lvlJc w:val="left"/>
    </w:lvl>
    <w:lvl w:ilvl="4" w:tplc="FA32FF4C">
      <w:numFmt w:val="decimal"/>
      <w:lvlText w:val=""/>
      <w:lvlJc w:val="left"/>
    </w:lvl>
    <w:lvl w:ilvl="5" w:tplc="C5FCD9BC">
      <w:numFmt w:val="decimal"/>
      <w:lvlText w:val=""/>
      <w:lvlJc w:val="left"/>
    </w:lvl>
    <w:lvl w:ilvl="6" w:tplc="7A2A155C">
      <w:numFmt w:val="decimal"/>
      <w:lvlText w:val=""/>
      <w:lvlJc w:val="left"/>
    </w:lvl>
    <w:lvl w:ilvl="7" w:tplc="BF082974">
      <w:numFmt w:val="decimal"/>
      <w:lvlText w:val=""/>
      <w:lvlJc w:val="left"/>
    </w:lvl>
    <w:lvl w:ilvl="8" w:tplc="AD1C99F4">
      <w:numFmt w:val="decimal"/>
      <w:lvlText w:val=""/>
      <w:lvlJc w:val="left"/>
    </w:lvl>
  </w:abstractNum>
  <w:abstractNum w:abstractNumId="12" w15:restartNumberingAfterBreak="0">
    <w:nsid w:val="49D367DB"/>
    <w:multiLevelType w:val="hybridMultilevel"/>
    <w:tmpl w:val="D94CC386"/>
    <w:lvl w:ilvl="0" w:tplc="97A2B240">
      <w:numFmt w:val="bullet"/>
      <w:lvlText w:val="-"/>
      <w:lvlJc w:val="left"/>
      <w:pPr>
        <w:ind w:left="720" w:hanging="360"/>
      </w:pPr>
      <w:rPr>
        <w:rFonts w:ascii="EYInterstate Light" w:eastAsiaTheme="minorHAnsi" w:hAnsi="EYInterstate Light"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A503D3"/>
    <w:multiLevelType w:val="hybridMultilevel"/>
    <w:tmpl w:val="5FD4AF36"/>
    <w:lvl w:ilvl="0" w:tplc="C46AB266">
      <w:start w:val="2025"/>
      <w:numFmt w:val="bullet"/>
      <w:lvlText w:val="-"/>
      <w:lvlJc w:val="left"/>
      <w:pPr>
        <w:ind w:left="720" w:hanging="360"/>
      </w:pPr>
      <w:rPr>
        <w:rFonts w:ascii="EYInterstate Light" w:eastAsiaTheme="minorHAnsi" w:hAnsi="EYInterstate Light"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2A360C"/>
    <w:multiLevelType w:val="hybridMultilevel"/>
    <w:tmpl w:val="3DA443C0"/>
    <w:lvl w:ilvl="0" w:tplc="1A72EF2C">
      <w:start w:val="1"/>
      <w:numFmt w:val="bullet"/>
      <w:pStyle w:val="Bulletcopy"/>
      <w:lvlText w:val="•"/>
      <w:lvlJc w:val="left"/>
      <w:pPr>
        <w:tabs>
          <w:tab w:val="num" w:pos="170"/>
        </w:tabs>
        <w:ind w:left="170" w:hanging="170"/>
      </w:pPr>
      <w:rPr>
        <w:rFonts w:ascii="EYInterstate" w:hAnsi="EYInterstate" w:hint="default"/>
        <w:color w:val="808080"/>
        <w:sz w:val="18"/>
        <w:szCs w:val="1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79462D8"/>
    <w:multiLevelType w:val="hybridMultilevel"/>
    <w:tmpl w:val="F65CC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771BBC"/>
    <w:multiLevelType w:val="hybridMultilevel"/>
    <w:tmpl w:val="3B2EB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6434402">
    <w:abstractNumId w:val="9"/>
  </w:num>
  <w:num w:numId="2" w16cid:durableId="1515799569">
    <w:abstractNumId w:val="1"/>
  </w:num>
  <w:num w:numId="3" w16cid:durableId="1183855990">
    <w:abstractNumId w:val="5"/>
  </w:num>
  <w:num w:numId="4" w16cid:durableId="717705877">
    <w:abstractNumId w:val="0"/>
  </w:num>
  <w:num w:numId="5" w16cid:durableId="1813211515">
    <w:abstractNumId w:val="3"/>
  </w:num>
  <w:num w:numId="6" w16cid:durableId="1999846983">
    <w:abstractNumId w:val="7"/>
  </w:num>
  <w:num w:numId="7" w16cid:durableId="1487937710">
    <w:abstractNumId w:val="14"/>
  </w:num>
  <w:num w:numId="8" w16cid:durableId="1255162298">
    <w:abstractNumId w:val="11"/>
  </w:num>
  <w:num w:numId="9" w16cid:durableId="871381197">
    <w:abstractNumId w:val="6"/>
  </w:num>
  <w:num w:numId="10" w16cid:durableId="1843161308">
    <w:abstractNumId w:val="16"/>
  </w:num>
  <w:num w:numId="11" w16cid:durableId="1950046176">
    <w:abstractNumId w:val="4"/>
  </w:num>
  <w:num w:numId="12" w16cid:durableId="237978176">
    <w:abstractNumId w:val="13"/>
  </w:num>
  <w:num w:numId="13" w16cid:durableId="617760728">
    <w:abstractNumId w:val="2"/>
  </w:num>
  <w:num w:numId="14" w16cid:durableId="1421830451">
    <w:abstractNumId w:val="8"/>
  </w:num>
  <w:num w:numId="15" w16cid:durableId="1124695060">
    <w:abstractNumId w:val="12"/>
  </w:num>
  <w:num w:numId="16" w16cid:durableId="521405511">
    <w:abstractNumId w:val="10"/>
  </w:num>
  <w:num w:numId="17" w16cid:durableId="1418094521">
    <w:abstractNumId w:val="15"/>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yvee T Gabriel">
    <w15:presenceInfo w15:providerId="AD" w15:userId="S::Jayvee.T.Gabriel@gds.ey.com::1871c4a7-e44a-4b7c-8d5d-f80291d378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ED5"/>
    <w:rsid w:val="00000B3A"/>
    <w:rsid w:val="00001A9F"/>
    <w:rsid w:val="00001D90"/>
    <w:rsid w:val="00003A38"/>
    <w:rsid w:val="00006B48"/>
    <w:rsid w:val="000077D0"/>
    <w:rsid w:val="00007C98"/>
    <w:rsid w:val="000101AC"/>
    <w:rsid w:val="00010768"/>
    <w:rsid w:val="00013022"/>
    <w:rsid w:val="000131EC"/>
    <w:rsid w:val="00014207"/>
    <w:rsid w:val="00014317"/>
    <w:rsid w:val="0001622D"/>
    <w:rsid w:val="000172F3"/>
    <w:rsid w:val="00020ECA"/>
    <w:rsid w:val="00020EDE"/>
    <w:rsid w:val="00021BB7"/>
    <w:rsid w:val="0002288F"/>
    <w:rsid w:val="00022C93"/>
    <w:rsid w:val="000238F6"/>
    <w:rsid w:val="00024601"/>
    <w:rsid w:val="000246B7"/>
    <w:rsid w:val="00026B41"/>
    <w:rsid w:val="000304D1"/>
    <w:rsid w:val="00030C09"/>
    <w:rsid w:val="000332F7"/>
    <w:rsid w:val="000337F2"/>
    <w:rsid w:val="00033CA3"/>
    <w:rsid w:val="000356C8"/>
    <w:rsid w:val="000374D4"/>
    <w:rsid w:val="00040280"/>
    <w:rsid w:val="00040933"/>
    <w:rsid w:val="00041CB4"/>
    <w:rsid w:val="00042971"/>
    <w:rsid w:val="00042E61"/>
    <w:rsid w:val="00043191"/>
    <w:rsid w:val="0004406E"/>
    <w:rsid w:val="0004445C"/>
    <w:rsid w:val="00044D48"/>
    <w:rsid w:val="00046E3E"/>
    <w:rsid w:val="00050410"/>
    <w:rsid w:val="00052A03"/>
    <w:rsid w:val="000533F0"/>
    <w:rsid w:val="00053DC1"/>
    <w:rsid w:val="00054E9E"/>
    <w:rsid w:val="0005777D"/>
    <w:rsid w:val="00060514"/>
    <w:rsid w:val="00061A63"/>
    <w:rsid w:val="000622EC"/>
    <w:rsid w:val="000623E0"/>
    <w:rsid w:val="00062C8A"/>
    <w:rsid w:val="000631FD"/>
    <w:rsid w:val="00064BAD"/>
    <w:rsid w:val="0006663F"/>
    <w:rsid w:val="00066663"/>
    <w:rsid w:val="00066BA1"/>
    <w:rsid w:val="00070920"/>
    <w:rsid w:val="00071039"/>
    <w:rsid w:val="000716BC"/>
    <w:rsid w:val="00071819"/>
    <w:rsid w:val="000729DA"/>
    <w:rsid w:val="00072B83"/>
    <w:rsid w:val="00073385"/>
    <w:rsid w:val="00075D9F"/>
    <w:rsid w:val="00076C88"/>
    <w:rsid w:val="0008327D"/>
    <w:rsid w:val="0008368E"/>
    <w:rsid w:val="000838D5"/>
    <w:rsid w:val="00085ADF"/>
    <w:rsid w:val="000862B6"/>
    <w:rsid w:val="00086E71"/>
    <w:rsid w:val="00087383"/>
    <w:rsid w:val="0009003F"/>
    <w:rsid w:val="000905EB"/>
    <w:rsid w:val="0009239B"/>
    <w:rsid w:val="000954A4"/>
    <w:rsid w:val="000960C5"/>
    <w:rsid w:val="00097027"/>
    <w:rsid w:val="00097B37"/>
    <w:rsid w:val="000A2AF5"/>
    <w:rsid w:val="000A3B32"/>
    <w:rsid w:val="000A6DED"/>
    <w:rsid w:val="000B11EA"/>
    <w:rsid w:val="000B15EC"/>
    <w:rsid w:val="000B1695"/>
    <w:rsid w:val="000B18D8"/>
    <w:rsid w:val="000B1DCC"/>
    <w:rsid w:val="000B3C8B"/>
    <w:rsid w:val="000B4BB1"/>
    <w:rsid w:val="000B4BB4"/>
    <w:rsid w:val="000B67D7"/>
    <w:rsid w:val="000B7FF9"/>
    <w:rsid w:val="000C0FD1"/>
    <w:rsid w:val="000C3555"/>
    <w:rsid w:val="000C3D26"/>
    <w:rsid w:val="000C4DD6"/>
    <w:rsid w:val="000C6088"/>
    <w:rsid w:val="000C6A62"/>
    <w:rsid w:val="000C6AD4"/>
    <w:rsid w:val="000D0F4E"/>
    <w:rsid w:val="000D1ECA"/>
    <w:rsid w:val="000D2814"/>
    <w:rsid w:val="000D4294"/>
    <w:rsid w:val="000D477D"/>
    <w:rsid w:val="000D561D"/>
    <w:rsid w:val="000D5F33"/>
    <w:rsid w:val="000D6750"/>
    <w:rsid w:val="000D6878"/>
    <w:rsid w:val="000E1AEC"/>
    <w:rsid w:val="000E1EF7"/>
    <w:rsid w:val="000E24A6"/>
    <w:rsid w:val="000E341C"/>
    <w:rsid w:val="000E5474"/>
    <w:rsid w:val="000E6863"/>
    <w:rsid w:val="000E6B81"/>
    <w:rsid w:val="000E6D04"/>
    <w:rsid w:val="000F201D"/>
    <w:rsid w:val="000F2669"/>
    <w:rsid w:val="000F29B5"/>
    <w:rsid w:val="000F2B1D"/>
    <w:rsid w:val="000F3CAB"/>
    <w:rsid w:val="000F4011"/>
    <w:rsid w:val="000F404E"/>
    <w:rsid w:val="000F6088"/>
    <w:rsid w:val="000F708D"/>
    <w:rsid w:val="000F712B"/>
    <w:rsid w:val="000F72AE"/>
    <w:rsid w:val="000F7677"/>
    <w:rsid w:val="000F7966"/>
    <w:rsid w:val="00100E7D"/>
    <w:rsid w:val="001011C1"/>
    <w:rsid w:val="00103157"/>
    <w:rsid w:val="001032C5"/>
    <w:rsid w:val="00104854"/>
    <w:rsid w:val="00105DD5"/>
    <w:rsid w:val="001061EC"/>
    <w:rsid w:val="0010670C"/>
    <w:rsid w:val="00107793"/>
    <w:rsid w:val="00107FA7"/>
    <w:rsid w:val="0011348B"/>
    <w:rsid w:val="00114E5C"/>
    <w:rsid w:val="00116790"/>
    <w:rsid w:val="00116B8B"/>
    <w:rsid w:val="0011713A"/>
    <w:rsid w:val="001204C8"/>
    <w:rsid w:val="0012090C"/>
    <w:rsid w:val="0012100B"/>
    <w:rsid w:val="00121162"/>
    <w:rsid w:val="00122905"/>
    <w:rsid w:val="00123983"/>
    <w:rsid w:val="00123D8C"/>
    <w:rsid w:val="00127FC7"/>
    <w:rsid w:val="001301F2"/>
    <w:rsid w:val="00130436"/>
    <w:rsid w:val="00132B9F"/>
    <w:rsid w:val="00134644"/>
    <w:rsid w:val="0013475B"/>
    <w:rsid w:val="001348A0"/>
    <w:rsid w:val="00134A23"/>
    <w:rsid w:val="001351D6"/>
    <w:rsid w:val="0013613D"/>
    <w:rsid w:val="00136214"/>
    <w:rsid w:val="00141631"/>
    <w:rsid w:val="00142266"/>
    <w:rsid w:val="00142720"/>
    <w:rsid w:val="001435FA"/>
    <w:rsid w:val="0014389C"/>
    <w:rsid w:val="001443FC"/>
    <w:rsid w:val="00145AF1"/>
    <w:rsid w:val="00146CBA"/>
    <w:rsid w:val="001473A1"/>
    <w:rsid w:val="001511A3"/>
    <w:rsid w:val="001514D8"/>
    <w:rsid w:val="001519FE"/>
    <w:rsid w:val="001525E3"/>
    <w:rsid w:val="001528AD"/>
    <w:rsid w:val="00155E95"/>
    <w:rsid w:val="001570B2"/>
    <w:rsid w:val="00161701"/>
    <w:rsid w:val="00161815"/>
    <w:rsid w:val="001621F1"/>
    <w:rsid w:val="00163762"/>
    <w:rsid w:val="0016389E"/>
    <w:rsid w:val="00164140"/>
    <w:rsid w:val="001653D2"/>
    <w:rsid w:val="00165478"/>
    <w:rsid w:val="00166001"/>
    <w:rsid w:val="00166517"/>
    <w:rsid w:val="00167D26"/>
    <w:rsid w:val="00172ABC"/>
    <w:rsid w:val="00172F52"/>
    <w:rsid w:val="00174E69"/>
    <w:rsid w:val="00175490"/>
    <w:rsid w:val="00175704"/>
    <w:rsid w:val="0017640A"/>
    <w:rsid w:val="0018142B"/>
    <w:rsid w:val="00181B78"/>
    <w:rsid w:val="00181E43"/>
    <w:rsid w:val="00182507"/>
    <w:rsid w:val="0018455E"/>
    <w:rsid w:val="001854EF"/>
    <w:rsid w:val="00186BB3"/>
    <w:rsid w:val="001910D6"/>
    <w:rsid w:val="001917E3"/>
    <w:rsid w:val="00191AFE"/>
    <w:rsid w:val="00192083"/>
    <w:rsid w:val="00192B05"/>
    <w:rsid w:val="00194132"/>
    <w:rsid w:val="001952D5"/>
    <w:rsid w:val="00195F5F"/>
    <w:rsid w:val="00196B15"/>
    <w:rsid w:val="001A1AE1"/>
    <w:rsid w:val="001A2EED"/>
    <w:rsid w:val="001A3F5E"/>
    <w:rsid w:val="001A43CE"/>
    <w:rsid w:val="001A51E9"/>
    <w:rsid w:val="001B0FE2"/>
    <w:rsid w:val="001B1970"/>
    <w:rsid w:val="001B367F"/>
    <w:rsid w:val="001B4F71"/>
    <w:rsid w:val="001B5316"/>
    <w:rsid w:val="001B5607"/>
    <w:rsid w:val="001B7AD7"/>
    <w:rsid w:val="001B7C08"/>
    <w:rsid w:val="001C1A07"/>
    <w:rsid w:val="001C1A0F"/>
    <w:rsid w:val="001C2BC3"/>
    <w:rsid w:val="001C37BF"/>
    <w:rsid w:val="001C3AC1"/>
    <w:rsid w:val="001C46B0"/>
    <w:rsid w:val="001C4883"/>
    <w:rsid w:val="001C4B51"/>
    <w:rsid w:val="001C4C64"/>
    <w:rsid w:val="001C5692"/>
    <w:rsid w:val="001D05EF"/>
    <w:rsid w:val="001D330C"/>
    <w:rsid w:val="001D3A90"/>
    <w:rsid w:val="001D4121"/>
    <w:rsid w:val="001D443A"/>
    <w:rsid w:val="001D4FDA"/>
    <w:rsid w:val="001D5488"/>
    <w:rsid w:val="001D7017"/>
    <w:rsid w:val="001E00F0"/>
    <w:rsid w:val="001E0419"/>
    <w:rsid w:val="001E1414"/>
    <w:rsid w:val="001E2271"/>
    <w:rsid w:val="001E35FA"/>
    <w:rsid w:val="001E3E73"/>
    <w:rsid w:val="001E3F07"/>
    <w:rsid w:val="001E3F32"/>
    <w:rsid w:val="001E5C90"/>
    <w:rsid w:val="001E7458"/>
    <w:rsid w:val="001F1869"/>
    <w:rsid w:val="001F24DA"/>
    <w:rsid w:val="001F36D0"/>
    <w:rsid w:val="001F48AE"/>
    <w:rsid w:val="001F4F9B"/>
    <w:rsid w:val="001F759D"/>
    <w:rsid w:val="002006A2"/>
    <w:rsid w:val="002017A0"/>
    <w:rsid w:val="00204CCF"/>
    <w:rsid w:val="00205513"/>
    <w:rsid w:val="00205592"/>
    <w:rsid w:val="00206BB8"/>
    <w:rsid w:val="0021071A"/>
    <w:rsid w:val="002130D3"/>
    <w:rsid w:val="00213B54"/>
    <w:rsid w:val="00214F16"/>
    <w:rsid w:val="00215022"/>
    <w:rsid w:val="0021754C"/>
    <w:rsid w:val="00220528"/>
    <w:rsid w:val="00220D8C"/>
    <w:rsid w:val="00220F5E"/>
    <w:rsid w:val="00223668"/>
    <w:rsid w:val="00223BF7"/>
    <w:rsid w:val="00225A55"/>
    <w:rsid w:val="002260BD"/>
    <w:rsid w:val="00227AB7"/>
    <w:rsid w:val="0023018B"/>
    <w:rsid w:val="002332FC"/>
    <w:rsid w:val="00233717"/>
    <w:rsid w:val="00233CFF"/>
    <w:rsid w:val="00234C34"/>
    <w:rsid w:val="00234CB5"/>
    <w:rsid w:val="00240409"/>
    <w:rsid w:val="00243DB4"/>
    <w:rsid w:val="002442CC"/>
    <w:rsid w:val="00244A97"/>
    <w:rsid w:val="00244B7E"/>
    <w:rsid w:val="00246218"/>
    <w:rsid w:val="00246749"/>
    <w:rsid w:val="002479E3"/>
    <w:rsid w:val="00247DE0"/>
    <w:rsid w:val="0025034A"/>
    <w:rsid w:val="00250C93"/>
    <w:rsid w:val="00251A55"/>
    <w:rsid w:val="00253B43"/>
    <w:rsid w:val="00253FB9"/>
    <w:rsid w:val="00254518"/>
    <w:rsid w:val="0025502D"/>
    <w:rsid w:val="002551B7"/>
    <w:rsid w:val="00255A0C"/>
    <w:rsid w:val="00257050"/>
    <w:rsid w:val="00260776"/>
    <w:rsid w:val="00262CE4"/>
    <w:rsid w:val="00266633"/>
    <w:rsid w:val="0026751F"/>
    <w:rsid w:val="00267BBF"/>
    <w:rsid w:val="002701E5"/>
    <w:rsid w:val="002721F9"/>
    <w:rsid w:val="00272CBC"/>
    <w:rsid w:val="002730BF"/>
    <w:rsid w:val="00273C1B"/>
    <w:rsid w:val="002744A5"/>
    <w:rsid w:val="00275041"/>
    <w:rsid w:val="00275650"/>
    <w:rsid w:val="00275FA7"/>
    <w:rsid w:val="002769BC"/>
    <w:rsid w:val="00277D89"/>
    <w:rsid w:val="00281A34"/>
    <w:rsid w:val="00284B37"/>
    <w:rsid w:val="00285E83"/>
    <w:rsid w:val="0028799E"/>
    <w:rsid w:val="00291240"/>
    <w:rsid w:val="002913D8"/>
    <w:rsid w:val="002914DE"/>
    <w:rsid w:val="00293422"/>
    <w:rsid w:val="002948BF"/>
    <w:rsid w:val="00294B8B"/>
    <w:rsid w:val="00295480"/>
    <w:rsid w:val="0029783E"/>
    <w:rsid w:val="002A07F4"/>
    <w:rsid w:val="002A0B21"/>
    <w:rsid w:val="002A133B"/>
    <w:rsid w:val="002A19AB"/>
    <w:rsid w:val="002A2B3D"/>
    <w:rsid w:val="002A2F31"/>
    <w:rsid w:val="002A41E0"/>
    <w:rsid w:val="002A47E5"/>
    <w:rsid w:val="002A54C5"/>
    <w:rsid w:val="002A76A1"/>
    <w:rsid w:val="002A7C53"/>
    <w:rsid w:val="002B035C"/>
    <w:rsid w:val="002B0495"/>
    <w:rsid w:val="002B0CFA"/>
    <w:rsid w:val="002B1E09"/>
    <w:rsid w:val="002B2302"/>
    <w:rsid w:val="002B602E"/>
    <w:rsid w:val="002C0D6F"/>
    <w:rsid w:val="002C30F8"/>
    <w:rsid w:val="002C59EC"/>
    <w:rsid w:val="002D1952"/>
    <w:rsid w:val="002D261D"/>
    <w:rsid w:val="002D5A03"/>
    <w:rsid w:val="002D634A"/>
    <w:rsid w:val="002D6571"/>
    <w:rsid w:val="002D77D4"/>
    <w:rsid w:val="002E0A64"/>
    <w:rsid w:val="002E0C88"/>
    <w:rsid w:val="002E1218"/>
    <w:rsid w:val="002E12CB"/>
    <w:rsid w:val="002E1FAA"/>
    <w:rsid w:val="002E2215"/>
    <w:rsid w:val="002E3A8E"/>
    <w:rsid w:val="002E51D4"/>
    <w:rsid w:val="002E5A99"/>
    <w:rsid w:val="002E5BF3"/>
    <w:rsid w:val="002F31AF"/>
    <w:rsid w:val="002F4894"/>
    <w:rsid w:val="002F4DAE"/>
    <w:rsid w:val="002F4E46"/>
    <w:rsid w:val="002F5B64"/>
    <w:rsid w:val="002F61F3"/>
    <w:rsid w:val="002F681C"/>
    <w:rsid w:val="002F6D5B"/>
    <w:rsid w:val="002F795C"/>
    <w:rsid w:val="0030097D"/>
    <w:rsid w:val="00301688"/>
    <w:rsid w:val="003016F9"/>
    <w:rsid w:val="00302B2B"/>
    <w:rsid w:val="00304EEC"/>
    <w:rsid w:val="003059C6"/>
    <w:rsid w:val="00306C3F"/>
    <w:rsid w:val="003078AD"/>
    <w:rsid w:val="00310B36"/>
    <w:rsid w:val="00310D35"/>
    <w:rsid w:val="00312024"/>
    <w:rsid w:val="0031317C"/>
    <w:rsid w:val="00313C32"/>
    <w:rsid w:val="0031475F"/>
    <w:rsid w:val="003148F5"/>
    <w:rsid w:val="00314DBC"/>
    <w:rsid w:val="00315154"/>
    <w:rsid w:val="003165C4"/>
    <w:rsid w:val="00316BD3"/>
    <w:rsid w:val="00317A62"/>
    <w:rsid w:val="00317B7E"/>
    <w:rsid w:val="003227C9"/>
    <w:rsid w:val="0032352A"/>
    <w:rsid w:val="00324397"/>
    <w:rsid w:val="003255C7"/>
    <w:rsid w:val="00325961"/>
    <w:rsid w:val="003267D1"/>
    <w:rsid w:val="00327B9D"/>
    <w:rsid w:val="00327EB1"/>
    <w:rsid w:val="0033123A"/>
    <w:rsid w:val="00331D9B"/>
    <w:rsid w:val="003328F2"/>
    <w:rsid w:val="0033294F"/>
    <w:rsid w:val="00333417"/>
    <w:rsid w:val="00333474"/>
    <w:rsid w:val="00335576"/>
    <w:rsid w:val="0033592D"/>
    <w:rsid w:val="003361DB"/>
    <w:rsid w:val="00336FCC"/>
    <w:rsid w:val="00344217"/>
    <w:rsid w:val="003447A5"/>
    <w:rsid w:val="00345D76"/>
    <w:rsid w:val="00350E03"/>
    <w:rsid w:val="00353098"/>
    <w:rsid w:val="00353CBF"/>
    <w:rsid w:val="00354751"/>
    <w:rsid w:val="00357A03"/>
    <w:rsid w:val="00362824"/>
    <w:rsid w:val="00362C7B"/>
    <w:rsid w:val="00363A1A"/>
    <w:rsid w:val="0036532D"/>
    <w:rsid w:val="00366A87"/>
    <w:rsid w:val="00375163"/>
    <w:rsid w:val="003756B5"/>
    <w:rsid w:val="003758A0"/>
    <w:rsid w:val="00376A5D"/>
    <w:rsid w:val="00377622"/>
    <w:rsid w:val="00381756"/>
    <w:rsid w:val="00381FAE"/>
    <w:rsid w:val="00382902"/>
    <w:rsid w:val="0038384C"/>
    <w:rsid w:val="00384CEF"/>
    <w:rsid w:val="00387CC6"/>
    <w:rsid w:val="003921C0"/>
    <w:rsid w:val="003931B2"/>
    <w:rsid w:val="003958BA"/>
    <w:rsid w:val="003978E2"/>
    <w:rsid w:val="00397C06"/>
    <w:rsid w:val="003A1933"/>
    <w:rsid w:val="003A1E73"/>
    <w:rsid w:val="003A2B77"/>
    <w:rsid w:val="003A2F12"/>
    <w:rsid w:val="003A3171"/>
    <w:rsid w:val="003A3F24"/>
    <w:rsid w:val="003A47A7"/>
    <w:rsid w:val="003A4A64"/>
    <w:rsid w:val="003A4F1C"/>
    <w:rsid w:val="003A7A08"/>
    <w:rsid w:val="003B039D"/>
    <w:rsid w:val="003B0F0E"/>
    <w:rsid w:val="003B14C9"/>
    <w:rsid w:val="003B1A8B"/>
    <w:rsid w:val="003B1FFD"/>
    <w:rsid w:val="003B2528"/>
    <w:rsid w:val="003B2ABD"/>
    <w:rsid w:val="003B3C6C"/>
    <w:rsid w:val="003B4DF9"/>
    <w:rsid w:val="003B6977"/>
    <w:rsid w:val="003C0536"/>
    <w:rsid w:val="003C41A0"/>
    <w:rsid w:val="003C7872"/>
    <w:rsid w:val="003C7DE2"/>
    <w:rsid w:val="003D022D"/>
    <w:rsid w:val="003D314D"/>
    <w:rsid w:val="003D346C"/>
    <w:rsid w:val="003D377F"/>
    <w:rsid w:val="003D6AA6"/>
    <w:rsid w:val="003E0B8D"/>
    <w:rsid w:val="003E250D"/>
    <w:rsid w:val="003E3CDF"/>
    <w:rsid w:val="003E488C"/>
    <w:rsid w:val="003E7208"/>
    <w:rsid w:val="003F00B6"/>
    <w:rsid w:val="003F0A4D"/>
    <w:rsid w:val="003F0E9B"/>
    <w:rsid w:val="003F210D"/>
    <w:rsid w:val="003F3ABD"/>
    <w:rsid w:val="003F6E3D"/>
    <w:rsid w:val="003F732C"/>
    <w:rsid w:val="00402808"/>
    <w:rsid w:val="00405D7B"/>
    <w:rsid w:val="00406688"/>
    <w:rsid w:val="00406735"/>
    <w:rsid w:val="0040694F"/>
    <w:rsid w:val="00407CCC"/>
    <w:rsid w:val="00407DA8"/>
    <w:rsid w:val="004102AA"/>
    <w:rsid w:val="004117BA"/>
    <w:rsid w:val="00411BC9"/>
    <w:rsid w:val="00413591"/>
    <w:rsid w:val="00414332"/>
    <w:rsid w:val="004145AC"/>
    <w:rsid w:val="004163C7"/>
    <w:rsid w:val="00416919"/>
    <w:rsid w:val="00421B2F"/>
    <w:rsid w:val="00421E0E"/>
    <w:rsid w:val="00423C2B"/>
    <w:rsid w:val="004244C4"/>
    <w:rsid w:val="004250A9"/>
    <w:rsid w:val="00427343"/>
    <w:rsid w:val="00427A51"/>
    <w:rsid w:val="00427D17"/>
    <w:rsid w:val="00427E61"/>
    <w:rsid w:val="0043018C"/>
    <w:rsid w:val="004301FA"/>
    <w:rsid w:val="004303C5"/>
    <w:rsid w:val="00431127"/>
    <w:rsid w:val="00435DFD"/>
    <w:rsid w:val="00436799"/>
    <w:rsid w:val="00443AEF"/>
    <w:rsid w:val="00444B80"/>
    <w:rsid w:val="00444C36"/>
    <w:rsid w:val="00445031"/>
    <w:rsid w:val="00446139"/>
    <w:rsid w:val="00446415"/>
    <w:rsid w:val="004507BB"/>
    <w:rsid w:val="00451F6A"/>
    <w:rsid w:val="0045274D"/>
    <w:rsid w:val="00453C1C"/>
    <w:rsid w:val="0045598A"/>
    <w:rsid w:val="00457060"/>
    <w:rsid w:val="00460FC6"/>
    <w:rsid w:val="004617BF"/>
    <w:rsid w:val="00461E9E"/>
    <w:rsid w:val="004639A0"/>
    <w:rsid w:val="00463ADB"/>
    <w:rsid w:val="00463D5C"/>
    <w:rsid w:val="0046562D"/>
    <w:rsid w:val="004660C4"/>
    <w:rsid w:val="00466A2E"/>
    <w:rsid w:val="00467914"/>
    <w:rsid w:val="004708BD"/>
    <w:rsid w:val="00473FC6"/>
    <w:rsid w:val="00474B2C"/>
    <w:rsid w:val="00475B72"/>
    <w:rsid w:val="004761E4"/>
    <w:rsid w:val="00477EC2"/>
    <w:rsid w:val="0048041C"/>
    <w:rsid w:val="0048117D"/>
    <w:rsid w:val="00483C49"/>
    <w:rsid w:val="004856FA"/>
    <w:rsid w:val="00485D6C"/>
    <w:rsid w:val="00486310"/>
    <w:rsid w:val="00487161"/>
    <w:rsid w:val="0049046A"/>
    <w:rsid w:val="0049122E"/>
    <w:rsid w:val="00491362"/>
    <w:rsid w:val="00492792"/>
    <w:rsid w:val="004937D2"/>
    <w:rsid w:val="004939C4"/>
    <w:rsid w:val="004952BC"/>
    <w:rsid w:val="004A03D6"/>
    <w:rsid w:val="004A096E"/>
    <w:rsid w:val="004A0DF3"/>
    <w:rsid w:val="004A1F29"/>
    <w:rsid w:val="004A3E7F"/>
    <w:rsid w:val="004A5711"/>
    <w:rsid w:val="004A6E97"/>
    <w:rsid w:val="004B5221"/>
    <w:rsid w:val="004B636D"/>
    <w:rsid w:val="004B7638"/>
    <w:rsid w:val="004C082E"/>
    <w:rsid w:val="004C1652"/>
    <w:rsid w:val="004C1D30"/>
    <w:rsid w:val="004C2AF8"/>
    <w:rsid w:val="004C5539"/>
    <w:rsid w:val="004C5A4B"/>
    <w:rsid w:val="004C654C"/>
    <w:rsid w:val="004C7586"/>
    <w:rsid w:val="004C7C51"/>
    <w:rsid w:val="004D3320"/>
    <w:rsid w:val="004D54EB"/>
    <w:rsid w:val="004D5A70"/>
    <w:rsid w:val="004D72C1"/>
    <w:rsid w:val="004E108A"/>
    <w:rsid w:val="004E353F"/>
    <w:rsid w:val="004E4290"/>
    <w:rsid w:val="004E4ADF"/>
    <w:rsid w:val="004E68D7"/>
    <w:rsid w:val="004F0CC1"/>
    <w:rsid w:val="004F0FBD"/>
    <w:rsid w:val="004F2E0C"/>
    <w:rsid w:val="004F442D"/>
    <w:rsid w:val="004F517D"/>
    <w:rsid w:val="004F63E1"/>
    <w:rsid w:val="004F7526"/>
    <w:rsid w:val="0050083D"/>
    <w:rsid w:val="00500CFC"/>
    <w:rsid w:val="00501750"/>
    <w:rsid w:val="0050182D"/>
    <w:rsid w:val="00501E10"/>
    <w:rsid w:val="005021AD"/>
    <w:rsid w:val="005027D6"/>
    <w:rsid w:val="00507692"/>
    <w:rsid w:val="00511B3A"/>
    <w:rsid w:val="00511E90"/>
    <w:rsid w:val="005137AA"/>
    <w:rsid w:val="00513C76"/>
    <w:rsid w:val="00515130"/>
    <w:rsid w:val="00515A71"/>
    <w:rsid w:val="005166B8"/>
    <w:rsid w:val="00522159"/>
    <w:rsid w:val="00523F06"/>
    <w:rsid w:val="00526227"/>
    <w:rsid w:val="005267F1"/>
    <w:rsid w:val="00527DD4"/>
    <w:rsid w:val="00531FB0"/>
    <w:rsid w:val="005322CF"/>
    <w:rsid w:val="005327EF"/>
    <w:rsid w:val="0053458A"/>
    <w:rsid w:val="0054043A"/>
    <w:rsid w:val="005406C9"/>
    <w:rsid w:val="00540F28"/>
    <w:rsid w:val="005424F8"/>
    <w:rsid w:val="005432A4"/>
    <w:rsid w:val="005443D7"/>
    <w:rsid w:val="0054797A"/>
    <w:rsid w:val="00547D60"/>
    <w:rsid w:val="00550856"/>
    <w:rsid w:val="00551426"/>
    <w:rsid w:val="00551AEB"/>
    <w:rsid w:val="005534F3"/>
    <w:rsid w:val="0055469C"/>
    <w:rsid w:val="005555F5"/>
    <w:rsid w:val="00555FCC"/>
    <w:rsid w:val="00556D24"/>
    <w:rsid w:val="0055716C"/>
    <w:rsid w:val="00557C09"/>
    <w:rsid w:val="00565E7E"/>
    <w:rsid w:val="00570FA8"/>
    <w:rsid w:val="00576A43"/>
    <w:rsid w:val="00577298"/>
    <w:rsid w:val="0058173E"/>
    <w:rsid w:val="0058374C"/>
    <w:rsid w:val="005848E4"/>
    <w:rsid w:val="00585557"/>
    <w:rsid w:val="00585E28"/>
    <w:rsid w:val="005864DA"/>
    <w:rsid w:val="00587821"/>
    <w:rsid w:val="00590580"/>
    <w:rsid w:val="00592CF1"/>
    <w:rsid w:val="00594A1B"/>
    <w:rsid w:val="0059512F"/>
    <w:rsid w:val="00595430"/>
    <w:rsid w:val="00597CAE"/>
    <w:rsid w:val="005A19EA"/>
    <w:rsid w:val="005A5814"/>
    <w:rsid w:val="005B05E0"/>
    <w:rsid w:val="005B2C91"/>
    <w:rsid w:val="005B30B8"/>
    <w:rsid w:val="005B345E"/>
    <w:rsid w:val="005B37D7"/>
    <w:rsid w:val="005B3E5A"/>
    <w:rsid w:val="005B528E"/>
    <w:rsid w:val="005B56ED"/>
    <w:rsid w:val="005B6504"/>
    <w:rsid w:val="005B796C"/>
    <w:rsid w:val="005C145E"/>
    <w:rsid w:val="005C1A1D"/>
    <w:rsid w:val="005C325A"/>
    <w:rsid w:val="005C436A"/>
    <w:rsid w:val="005C4A1B"/>
    <w:rsid w:val="005C5385"/>
    <w:rsid w:val="005D0D5A"/>
    <w:rsid w:val="005D1F28"/>
    <w:rsid w:val="005D21D0"/>
    <w:rsid w:val="005D33F5"/>
    <w:rsid w:val="005D4275"/>
    <w:rsid w:val="005D4E02"/>
    <w:rsid w:val="005D6AC1"/>
    <w:rsid w:val="005E00B9"/>
    <w:rsid w:val="005E0B24"/>
    <w:rsid w:val="005E1DD3"/>
    <w:rsid w:val="005E2E53"/>
    <w:rsid w:val="005E3FF2"/>
    <w:rsid w:val="005E4E23"/>
    <w:rsid w:val="005E51BE"/>
    <w:rsid w:val="005E7E88"/>
    <w:rsid w:val="005F174B"/>
    <w:rsid w:val="005F1D9F"/>
    <w:rsid w:val="005F1F4A"/>
    <w:rsid w:val="005F28E0"/>
    <w:rsid w:val="005F2BA4"/>
    <w:rsid w:val="005F437E"/>
    <w:rsid w:val="005F4C67"/>
    <w:rsid w:val="005F636F"/>
    <w:rsid w:val="005F7CD0"/>
    <w:rsid w:val="006000E9"/>
    <w:rsid w:val="00600294"/>
    <w:rsid w:val="006034EE"/>
    <w:rsid w:val="006041D7"/>
    <w:rsid w:val="006043C0"/>
    <w:rsid w:val="00604BA8"/>
    <w:rsid w:val="006076E0"/>
    <w:rsid w:val="006078CC"/>
    <w:rsid w:val="00610297"/>
    <w:rsid w:val="0061291F"/>
    <w:rsid w:val="006143DE"/>
    <w:rsid w:val="00615A0F"/>
    <w:rsid w:val="00615ADC"/>
    <w:rsid w:val="00615CB7"/>
    <w:rsid w:val="00620536"/>
    <w:rsid w:val="00620FE4"/>
    <w:rsid w:val="00626003"/>
    <w:rsid w:val="00626604"/>
    <w:rsid w:val="006309BA"/>
    <w:rsid w:val="006312A6"/>
    <w:rsid w:val="0063152A"/>
    <w:rsid w:val="00632A12"/>
    <w:rsid w:val="00633440"/>
    <w:rsid w:val="00633977"/>
    <w:rsid w:val="00633A04"/>
    <w:rsid w:val="006345BB"/>
    <w:rsid w:val="006363F5"/>
    <w:rsid w:val="00636594"/>
    <w:rsid w:val="0063797A"/>
    <w:rsid w:val="00641058"/>
    <w:rsid w:val="006412E3"/>
    <w:rsid w:val="00643916"/>
    <w:rsid w:val="00644FCC"/>
    <w:rsid w:val="006471EC"/>
    <w:rsid w:val="00647561"/>
    <w:rsid w:val="0064767F"/>
    <w:rsid w:val="0065025C"/>
    <w:rsid w:val="00650FBC"/>
    <w:rsid w:val="00651AE8"/>
    <w:rsid w:val="00652CD0"/>
    <w:rsid w:val="00655A09"/>
    <w:rsid w:val="00657688"/>
    <w:rsid w:val="006605E2"/>
    <w:rsid w:val="006652ED"/>
    <w:rsid w:val="00665CA8"/>
    <w:rsid w:val="00667386"/>
    <w:rsid w:val="00670941"/>
    <w:rsid w:val="00670BC3"/>
    <w:rsid w:val="0067289C"/>
    <w:rsid w:val="00672CF6"/>
    <w:rsid w:val="00675512"/>
    <w:rsid w:val="006763FC"/>
    <w:rsid w:val="00676D60"/>
    <w:rsid w:val="00677077"/>
    <w:rsid w:val="00677AA6"/>
    <w:rsid w:val="006812C9"/>
    <w:rsid w:val="006819A2"/>
    <w:rsid w:val="00681CAF"/>
    <w:rsid w:val="006828B0"/>
    <w:rsid w:val="00682EB6"/>
    <w:rsid w:val="00683F3B"/>
    <w:rsid w:val="00684215"/>
    <w:rsid w:val="0068549D"/>
    <w:rsid w:val="00685C6B"/>
    <w:rsid w:val="006863AE"/>
    <w:rsid w:val="00687C1F"/>
    <w:rsid w:val="006902BD"/>
    <w:rsid w:val="006904A5"/>
    <w:rsid w:val="0069215F"/>
    <w:rsid w:val="00694117"/>
    <w:rsid w:val="006958B0"/>
    <w:rsid w:val="00695B8E"/>
    <w:rsid w:val="00695FC9"/>
    <w:rsid w:val="006962B0"/>
    <w:rsid w:val="00697F47"/>
    <w:rsid w:val="006A0BD7"/>
    <w:rsid w:val="006A466D"/>
    <w:rsid w:val="006B0569"/>
    <w:rsid w:val="006B4475"/>
    <w:rsid w:val="006B76DB"/>
    <w:rsid w:val="006C055C"/>
    <w:rsid w:val="006C18BE"/>
    <w:rsid w:val="006C3965"/>
    <w:rsid w:val="006C644A"/>
    <w:rsid w:val="006D2C90"/>
    <w:rsid w:val="006D314E"/>
    <w:rsid w:val="006D4CC8"/>
    <w:rsid w:val="006D56F9"/>
    <w:rsid w:val="006D621A"/>
    <w:rsid w:val="006D68EC"/>
    <w:rsid w:val="006E09E7"/>
    <w:rsid w:val="006E5333"/>
    <w:rsid w:val="006E7E9A"/>
    <w:rsid w:val="006E7F25"/>
    <w:rsid w:val="006F0B4B"/>
    <w:rsid w:val="006F0D0C"/>
    <w:rsid w:val="006F221E"/>
    <w:rsid w:val="006F5C2C"/>
    <w:rsid w:val="006F758C"/>
    <w:rsid w:val="00700DD8"/>
    <w:rsid w:val="00701BE7"/>
    <w:rsid w:val="00702CB1"/>
    <w:rsid w:val="007068A4"/>
    <w:rsid w:val="0071088B"/>
    <w:rsid w:val="0071331D"/>
    <w:rsid w:val="00713CB3"/>
    <w:rsid w:val="00713FED"/>
    <w:rsid w:val="007155EB"/>
    <w:rsid w:val="0071799C"/>
    <w:rsid w:val="00717ACF"/>
    <w:rsid w:val="00720280"/>
    <w:rsid w:val="00727747"/>
    <w:rsid w:val="0073233B"/>
    <w:rsid w:val="0073503C"/>
    <w:rsid w:val="0073521F"/>
    <w:rsid w:val="0073678F"/>
    <w:rsid w:val="00737619"/>
    <w:rsid w:val="00737810"/>
    <w:rsid w:val="00741BCB"/>
    <w:rsid w:val="00742646"/>
    <w:rsid w:val="00743167"/>
    <w:rsid w:val="0074426A"/>
    <w:rsid w:val="007451F4"/>
    <w:rsid w:val="00746007"/>
    <w:rsid w:val="00747CF5"/>
    <w:rsid w:val="0075016C"/>
    <w:rsid w:val="007516C3"/>
    <w:rsid w:val="00751E4A"/>
    <w:rsid w:val="007522BE"/>
    <w:rsid w:val="00752480"/>
    <w:rsid w:val="007534F7"/>
    <w:rsid w:val="00753A89"/>
    <w:rsid w:val="00754449"/>
    <w:rsid w:val="00754E3C"/>
    <w:rsid w:val="007563C6"/>
    <w:rsid w:val="007615C5"/>
    <w:rsid w:val="0076392D"/>
    <w:rsid w:val="00763EAD"/>
    <w:rsid w:val="00764004"/>
    <w:rsid w:val="00765B92"/>
    <w:rsid w:val="0077006A"/>
    <w:rsid w:val="00776466"/>
    <w:rsid w:val="00777E41"/>
    <w:rsid w:val="0078017B"/>
    <w:rsid w:val="00780C17"/>
    <w:rsid w:val="00782A06"/>
    <w:rsid w:val="0078583A"/>
    <w:rsid w:val="007878B4"/>
    <w:rsid w:val="00787AC2"/>
    <w:rsid w:val="0079014B"/>
    <w:rsid w:val="00791058"/>
    <w:rsid w:val="007914A3"/>
    <w:rsid w:val="0079153F"/>
    <w:rsid w:val="007915C5"/>
    <w:rsid w:val="007929AE"/>
    <w:rsid w:val="0079326B"/>
    <w:rsid w:val="007932B4"/>
    <w:rsid w:val="007946A0"/>
    <w:rsid w:val="00795B21"/>
    <w:rsid w:val="007A176D"/>
    <w:rsid w:val="007A39DF"/>
    <w:rsid w:val="007A3D79"/>
    <w:rsid w:val="007A4C2C"/>
    <w:rsid w:val="007A5586"/>
    <w:rsid w:val="007A604B"/>
    <w:rsid w:val="007A7D82"/>
    <w:rsid w:val="007B046A"/>
    <w:rsid w:val="007B085B"/>
    <w:rsid w:val="007B08D9"/>
    <w:rsid w:val="007B124D"/>
    <w:rsid w:val="007B3286"/>
    <w:rsid w:val="007B3DC1"/>
    <w:rsid w:val="007B4722"/>
    <w:rsid w:val="007B6E7D"/>
    <w:rsid w:val="007B70E8"/>
    <w:rsid w:val="007C156B"/>
    <w:rsid w:val="007C1D8D"/>
    <w:rsid w:val="007C2674"/>
    <w:rsid w:val="007C4162"/>
    <w:rsid w:val="007C48EE"/>
    <w:rsid w:val="007C64E5"/>
    <w:rsid w:val="007C6794"/>
    <w:rsid w:val="007C7001"/>
    <w:rsid w:val="007C7E86"/>
    <w:rsid w:val="007D2A11"/>
    <w:rsid w:val="007D35A3"/>
    <w:rsid w:val="007D3D83"/>
    <w:rsid w:val="007D410D"/>
    <w:rsid w:val="007D4443"/>
    <w:rsid w:val="007D4C0F"/>
    <w:rsid w:val="007D5D5B"/>
    <w:rsid w:val="007D6556"/>
    <w:rsid w:val="007D78CC"/>
    <w:rsid w:val="007E012F"/>
    <w:rsid w:val="007E1803"/>
    <w:rsid w:val="007E204A"/>
    <w:rsid w:val="007E2914"/>
    <w:rsid w:val="007E33CF"/>
    <w:rsid w:val="007E4294"/>
    <w:rsid w:val="007E54FD"/>
    <w:rsid w:val="007E5581"/>
    <w:rsid w:val="007E55CB"/>
    <w:rsid w:val="007E671E"/>
    <w:rsid w:val="007E6CBC"/>
    <w:rsid w:val="007F25BA"/>
    <w:rsid w:val="007F2868"/>
    <w:rsid w:val="007F3C68"/>
    <w:rsid w:val="007F4916"/>
    <w:rsid w:val="007F4D4F"/>
    <w:rsid w:val="007F600A"/>
    <w:rsid w:val="007F787C"/>
    <w:rsid w:val="007F7A9E"/>
    <w:rsid w:val="007F7F6B"/>
    <w:rsid w:val="0080073F"/>
    <w:rsid w:val="00800C4C"/>
    <w:rsid w:val="00800F78"/>
    <w:rsid w:val="00801097"/>
    <w:rsid w:val="008011BE"/>
    <w:rsid w:val="00803466"/>
    <w:rsid w:val="00803754"/>
    <w:rsid w:val="0080423A"/>
    <w:rsid w:val="00804C26"/>
    <w:rsid w:val="008053C7"/>
    <w:rsid w:val="00805482"/>
    <w:rsid w:val="00806A97"/>
    <w:rsid w:val="008070AE"/>
    <w:rsid w:val="00807624"/>
    <w:rsid w:val="0080793B"/>
    <w:rsid w:val="0081182F"/>
    <w:rsid w:val="00812299"/>
    <w:rsid w:val="00814B66"/>
    <w:rsid w:val="00815A2A"/>
    <w:rsid w:val="00816B1A"/>
    <w:rsid w:val="00820443"/>
    <w:rsid w:val="008221E7"/>
    <w:rsid w:val="00822634"/>
    <w:rsid w:val="00825111"/>
    <w:rsid w:val="00826B42"/>
    <w:rsid w:val="00830760"/>
    <w:rsid w:val="00830AD6"/>
    <w:rsid w:val="008312D2"/>
    <w:rsid w:val="00832177"/>
    <w:rsid w:val="00832E6D"/>
    <w:rsid w:val="00833B6F"/>
    <w:rsid w:val="008404F7"/>
    <w:rsid w:val="00841500"/>
    <w:rsid w:val="00841F98"/>
    <w:rsid w:val="0084321D"/>
    <w:rsid w:val="00844A8C"/>
    <w:rsid w:val="00845B26"/>
    <w:rsid w:val="008461D8"/>
    <w:rsid w:val="00846A67"/>
    <w:rsid w:val="0084735D"/>
    <w:rsid w:val="00847AD4"/>
    <w:rsid w:val="00852441"/>
    <w:rsid w:val="0085350C"/>
    <w:rsid w:val="008547C1"/>
    <w:rsid w:val="00855B85"/>
    <w:rsid w:val="00856CDD"/>
    <w:rsid w:val="00856FEC"/>
    <w:rsid w:val="00860823"/>
    <w:rsid w:val="008626FA"/>
    <w:rsid w:val="0086399B"/>
    <w:rsid w:val="008653B1"/>
    <w:rsid w:val="00866A35"/>
    <w:rsid w:val="008745BB"/>
    <w:rsid w:val="008753D4"/>
    <w:rsid w:val="00875420"/>
    <w:rsid w:val="00875576"/>
    <w:rsid w:val="00875B22"/>
    <w:rsid w:val="00875E27"/>
    <w:rsid w:val="00880D1D"/>
    <w:rsid w:val="00880EC0"/>
    <w:rsid w:val="008820F7"/>
    <w:rsid w:val="00882406"/>
    <w:rsid w:val="00882C73"/>
    <w:rsid w:val="00885A2C"/>
    <w:rsid w:val="008867B1"/>
    <w:rsid w:val="008871C6"/>
    <w:rsid w:val="00891248"/>
    <w:rsid w:val="0089452C"/>
    <w:rsid w:val="008957DF"/>
    <w:rsid w:val="00895ED5"/>
    <w:rsid w:val="00897878"/>
    <w:rsid w:val="008A1330"/>
    <w:rsid w:val="008A2156"/>
    <w:rsid w:val="008A2B01"/>
    <w:rsid w:val="008A3F62"/>
    <w:rsid w:val="008A40DD"/>
    <w:rsid w:val="008A6AD7"/>
    <w:rsid w:val="008A6CE4"/>
    <w:rsid w:val="008B0E54"/>
    <w:rsid w:val="008B102E"/>
    <w:rsid w:val="008B1726"/>
    <w:rsid w:val="008B256A"/>
    <w:rsid w:val="008B2D79"/>
    <w:rsid w:val="008B3911"/>
    <w:rsid w:val="008B65C8"/>
    <w:rsid w:val="008B734F"/>
    <w:rsid w:val="008B7EC0"/>
    <w:rsid w:val="008C1BA5"/>
    <w:rsid w:val="008C36A3"/>
    <w:rsid w:val="008C39B1"/>
    <w:rsid w:val="008C501B"/>
    <w:rsid w:val="008D159C"/>
    <w:rsid w:val="008D1D34"/>
    <w:rsid w:val="008D1D86"/>
    <w:rsid w:val="008D5895"/>
    <w:rsid w:val="008D5B59"/>
    <w:rsid w:val="008D5B5C"/>
    <w:rsid w:val="008E296C"/>
    <w:rsid w:val="008E2B9E"/>
    <w:rsid w:val="008E3472"/>
    <w:rsid w:val="008E3D1F"/>
    <w:rsid w:val="008E4254"/>
    <w:rsid w:val="008E45BE"/>
    <w:rsid w:val="008E5070"/>
    <w:rsid w:val="008E5EB3"/>
    <w:rsid w:val="008E6B82"/>
    <w:rsid w:val="008E6F03"/>
    <w:rsid w:val="008F0964"/>
    <w:rsid w:val="008F1B33"/>
    <w:rsid w:val="008F2324"/>
    <w:rsid w:val="008F277F"/>
    <w:rsid w:val="008F2E86"/>
    <w:rsid w:val="008F3089"/>
    <w:rsid w:val="008F4008"/>
    <w:rsid w:val="008F4E05"/>
    <w:rsid w:val="008F753F"/>
    <w:rsid w:val="008F7929"/>
    <w:rsid w:val="00901FED"/>
    <w:rsid w:val="00903A2C"/>
    <w:rsid w:val="00903AD1"/>
    <w:rsid w:val="0090434A"/>
    <w:rsid w:val="00904545"/>
    <w:rsid w:val="0090498C"/>
    <w:rsid w:val="00904EEB"/>
    <w:rsid w:val="00907BC2"/>
    <w:rsid w:val="00910609"/>
    <w:rsid w:val="009106AB"/>
    <w:rsid w:val="00910AA6"/>
    <w:rsid w:val="009133A3"/>
    <w:rsid w:val="00914087"/>
    <w:rsid w:val="009149C6"/>
    <w:rsid w:val="00915C97"/>
    <w:rsid w:val="00915EB9"/>
    <w:rsid w:val="0091724C"/>
    <w:rsid w:val="00920D37"/>
    <w:rsid w:val="00923162"/>
    <w:rsid w:val="009235C1"/>
    <w:rsid w:val="00924D7D"/>
    <w:rsid w:val="00926852"/>
    <w:rsid w:val="00927074"/>
    <w:rsid w:val="00931BCA"/>
    <w:rsid w:val="009324F9"/>
    <w:rsid w:val="00932D5E"/>
    <w:rsid w:val="00935B04"/>
    <w:rsid w:val="00937B51"/>
    <w:rsid w:val="009406D0"/>
    <w:rsid w:val="00940775"/>
    <w:rsid w:val="009409AF"/>
    <w:rsid w:val="009412E1"/>
    <w:rsid w:val="00941685"/>
    <w:rsid w:val="00941AD5"/>
    <w:rsid w:val="00946845"/>
    <w:rsid w:val="009469F6"/>
    <w:rsid w:val="00946CCD"/>
    <w:rsid w:val="00946F2C"/>
    <w:rsid w:val="009478CC"/>
    <w:rsid w:val="00951A71"/>
    <w:rsid w:val="00951DF2"/>
    <w:rsid w:val="00952719"/>
    <w:rsid w:val="0095391C"/>
    <w:rsid w:val="00956384"/>
    <w:rsid w:val="00956876"/>
    <w:rsid w:val="00957BF9"/>
    <w:rsid w:val="00960395"/>
    <w:rsid w:val="009612CA"/>
    <w:rsid w:val="00962758"/>
    <w:rsid w:val="0096288F"/>
    <w:rsid w:val="00962FF4"/>
    <w:rsid w:val="0096364E"/>
    <w:rsid w:val="00963671"/>
    <w:rsid w:val="009652A0"/>
    <w:rsid w:val="00965405"/>
    <w:rsid w:val="00966203"/>
    <w:rsid w:val="009679AA"/>
    <w:rsid w:val="00970E4C"/>
    <w:rsid w:val="00970F8F"/>
    <w:rsid w:val="009711C3"/>
    <w:rsid w:val="0097193B"/>
    <w:rsid w:val="00971F5F"/>
    <w:rsid w:val="0097247E"/>
    <w:rsid w:val="00972E3C"/>
    <w:rsid w:val="00973259"/>
    <w:rsid w:val="0097343B"/>
    <w:rsid w:val="0097375E"/>
    <w:rsid w:val="009739A3"/>
    <w:rsid w:val="00973DA7"/>
    <w:rsid w:val="009758CF"/>
    <w:rsid w:val="00975A46"/>
    <w:rsid w:val="00976506"/>
    <w:rsid w:val="009768A0"/>
    <w:rsid w:val="009768AA"/>
    <w:rsid w:val="00976D53"/>
    <w:rsid w:val="009770A2"/>
    <w:rsid w:val="00977AC6"/>
    <w:rsid w:val="00977E0E"/>
    <w:rsid w:val="00982919"/>
    <w:rsid w:val="00982D83"/>
    <w:rsid w:val="009846EC"/>
    <w:rsid w:val="00985E72"/>
    <w:rsid w:val="00987B2F"/>
    <w:rsid w:val="009913CB"/>
    <w:rsid w:val="00991912"/>
    <w:rsid w:val="0099192D"/>
    <w:rsid w:val="00991FED"/>
    <w:rsid w:val="00994BBE"/>
    <w:rsid w:val="009A0C19"/>
    <w:rsid w:val="009A0D70"/>
    <w:rsid w:val="009A14E3"/>
    <w:rsid w:val="009A4507"/>
    <w:rsid w:val="009A452D"/>
    <w:rsid w:val="009A514B"/>
    <w:rsid w:val="009B0FDB"/>
    <w:rsid w:val="009B33EA"/>
    <w:rsid w:val="009B383F"/>
    <w:rsid w:val="009B46A4"/>
    <w:rsid w:val="009B46AD"/>
    <w:rsid w:val="009B78BA"/>
    <w:rsid w:val="009C1A6E"/>
    <w:rsid w:val="009C3455"/>
    <w:rsid w:val="009C3C17"/>
    <w:rsid w:val="009C444A"/>
    <w:rsid w:val="009C4AF8"/>
    <w:rsid w:val="009C585B"/>
    <w:rsid w:val="009C64AE"/>
    <w:rsid w:val="009D1E2E"/>
    <w:rsid w:val="009D21D3"/>
    <w:rsid w:val="009D33B9"/>
    <w:rsid w:val="009D3D27"/>
    <w:rsid w:val="009D418D"/>
    <w:rsid w:val="009D4393"/>
    <w:rsid w:val="009D485C"/>
    <w:rsid w:val="009D49B3"/>
    <w:rsid w:val="009D4CF7"/>
    <w:rsid w:val="009D5927"/>
    <w:rsid w:val="009E10C8"/>
    <w:rsid w:val="009E201D"/>
    <w:rsid w:val="009E429E"/>
    <w:rsid w:val="009E5CD8"/>
    <w:rsid w:val="009E6338"/>
    <w:rsid w:val="009E733B"/>
    <w:rsid w:val="009E7D9B"/>
    <w:rsid w:val="009F1EA8"/>
    <w:rsid w:val="009F2789"/>
    <w:rsid w:val="009F2C65"/>
    <w:rsid w:val="009F7380"/>
    <w:rsid w:val="00A00045"/>
    <w:rsid w:val="00A004CD"/>
    <w:rsid w:val="00A00742"/>
    <w:rsid w:val="00A00F36"/>
    <w:rsid w:val="00A01898"/>
    <w:rsid w:val="00A059D2"/>
    <w:rsid w:val="00A0672D"/>
    <w:rsid w:val="00A0737F"/>
    <w:rsid w:val="00A07C8B"/>
    <w:rsid w:val="00A10827"/>
    <w:rsid w:val="00A115AB"/>
    <w:rsid w:val="00A127A9"/>
    <w:rsid w:val="00A130D0"/>
    <w:rsid w:val="00A15827"/>
    <w:rsid w:val="00A1584D"/>
    <w:rsid w:val="00A1609B"/>
    <w:rsid w:val="00A16184"/>
    <w:rsid w:val="00A16544"/>
    <w:rsid w:val="00A17074"/>
    <w:rsid w:val="00A176A1"/>
    <w:rsid w:val="00A204A1"/>
    <w:rsid w:val="00A22A27"/>
    <w:rsid w:val="00A24511"/>
    <w:rsid w:val="00A255BF"/>
    <w:rsid w:val="00A269CF"/>
    <w:rsid w:val="00A26BDD"/>
    <w:rsid w:val="00A308D0"/>
    <w:rsid w:val="00A332DF"/>
    <w:rsid w:val="00A33A76"/>
    <w:rsid w:val="00A33C2C"/>
    <w:rsid w:val="00A33C33"/>
    <w:rsid w:val="00A35444"/>
    <w:rsid w:val="00A40633"/>
    <w:rsid w:val="00A42B6A"/>
    <w:rsid w:val="00A4489F"/>
    <w:rsid w:val="00A45655"/>
    <w:rsid w:val="00A4599C"/>
    <w:rsid w:val="00A4609F"/>
    <w:rsid w:val="00A46704"/>
    <w:rsid w:val="00A46B7E"/>
    <w:rsid w:val="00A47AFA"/>
    <w:rsid w:val="00A53950"/>
    <w:rsid w:val="00A53BE6"/>
    <w:rsid w:val="00A546C1"/>
    <w:rsid w:val="00A55FAE"/>
    <w:rsid w:val="00A57D78"/>
    <w:rsid w:val="00A60390"/>
    <w:rsid w:val="00A6066A"/>
    <w:rsid w:val="00A630B8"/>
    <w:rsid w:val="00A6393B"/>
    <w:rsid w:val="00A658A5"/>
    <w:rsid w:val="00A666C7"/>
    <w:rsid w:val="00A679E4"/>
    <w:rsid w:val="00A67E1A"/>
    <w:rsid w:val="00A72F35"/>
    <w:rsid w:val="00A808E2"/>
    <w:rsid w:val="00A81295"/>
    <w:rsid w:val="00A81599"/>
    <w:rsid w:val="00A81B3C"/>
    <w:rsid w:val="00A82EBC"/>
    <w:rsid w:val="00A834C8"/>
    <w:rsid w:val="00A847CB"/>
    <w:rsid w:val="00A85CDF"/>
    <w:rsid w:val="00A86085"/>
    <w:rsid w:val="00A87A91"/>
    <w:rsid w:val="00A910F6"/>
    <w:rsid w:val="00A936AC"/>
    <w:rsid w:val="00A95B60"/>
    <w:rsid w:val="00A96254"/>
    <w:rsid w:val="00A9656A"/>
    <w:rsid w:val="00AA185C"/>
    <w:rsid w:val="00AA1A6B"/>
    <w:rsid w:val="00AA2EF3"/>
    <w:rsid w:val="00AA3D26"/>
    <w:rsid w:val="00AA480D"/>
    <w:rsid w:val="00AA6E38"/>
    <w:rsid w:val="00AB17A2"/>
    <w:rsid w:val="00AB35A8"/>
    <w:rsid w:val="00AB368B"/>
    <w:rsid w:val="00AB3764"/>
    <w:rsid w:val="00AB4A71"/>
    <w:rsid w:val="00AB6FB7"/>
    <w:rsid w:val="00AC085B"/>
    <w:rsid w:val="00AC1B3C"/>
    <w:rsid w:val="00AC6710"/>
    <w:rsid w:val="00AC676E"/>
    <w:rsid w:val="00AC6936"/>
    <w:rsid w:val="00AD02A4"/>
    <w:rsid w:val="00AD08C4"/>
    <w:rsid w:val="00AD1482"/>
    <w:rsid w:val="00AD166F"/>
    <w:rsid w:val="00AD17ED"/>
    <w:rsid w:val="00AD252C"/>
    <w:rsid w:val="00AD412D"/>
    <w:rsid w:val="00AD5635"/>
    <w:rsid w:val="00AD6628"/>
    <w:rsid w:val="00AE039C"/>
    <w:rsid w:val="00AE07EB"/>
    <w:rsid w:val="00AE0BA7"/>
    <w:rsid w:val="00AE25C7"/>
    <w:rsid w:val="00AE2B90"/>
    <w:rsid w:val="00AE2FE4"/>
    <w:rsid w:val="00AE4D53"/>
    <w:rsid w:val="00AE4E51"/>
    <w:rsid w:val="00AE66FA"/>
    <w:rsid w:val="00AE6712"/>
    <w:rsid w:val="00AF1543"/>
    <w:rsid w:val="00AF1743"/>
    <w:rsid w:val="00AF2719"/>
    <w:rsid w:val="00AF2A49"/>
    <w:rsid w:val="00AF3D23"/>
    <w:rsid w:val="00AF6C21"/>
    <w:rsid w:val="00B00C58"/>
    <w:rsid w:val="00B048E4"/>
    <w:rsid w:val="00B1047A"/>
    <w:rsid w:val="00B10E08"/>
    <w:rsid w:val="00B13248"/>
    <w:rsid w:val="00B13563"/>
    <w:rsid w:val="00B135EF"/>
    <w:rsid w:val="00B1518D"/>
    <w:rsid w:val="00B17660"/>
    <w:rsid w:val="00B17889"/>
    <w:rsid w:val="00B24851"/>
    <w:rsid w:val="00B25102"/>
    <w:rsid w:val="00B27152"/>
    <w:rsid w:val="00B27743"/>
    <w:rsid w:val="00B302FC"/>
    <w:rsid w:val="00B30596"/>
    <w:rsid w:val="00B31EFF"/>
    <w:rsid w:val="00B33BD0"/>
    <w:rsid w:val="00B34A9F"/>
    <w:rsid w:val="00B3589D"/>
    <w:rsid w:val="00B35D72"/>
    <w:rsid w:val="00B36914"/>
    <w:rsid w:val="00B37DDC"/>
    <w:rsid w:val="00B41254"/>
    <w:rsid w:val="00B41394"/>
    <w:rsid w:val="00B423D8"/>
    <w:rsid w:val="00B43709"/>
    <w:rsid w:val="00B448BE"/>
    <w:rsid w:val="00B47DA3"/>
    <w:rsid w:val="00B47DD4"/>
    <w:rsid w:val="00B505F9"/>
    <w:rsid w:val="00B50FB8"/>
    <w:rsid w:val="00B52449"/>
    <w:rsid w:val="00B557AC"/>
    <w:rsid w:val="00B56BFB"/>
    <w:rsid w:val="00B61D20"/>
    <w:rsid w:val="00B64FDE"/>
    <w:rsid w:val="00B6726A"/>
    <w:rsid w:val="00B70495"/>
    <w:rsid w:val="00B70EA6"/>
    <w:rsid w:val="00B71653"/>
    <w:rsid w:val="00B7235F"/>
    <w:rsid w:val="00B72F2C"/>
    <w:rsid w:val="00B73220"/>
    <w:rsid w:val="00B7348F"/>
    <w:rsid w:val="00B73D7F"/>
    <w:rsid w:val="00B75656"/>
    <w:rsid w:val="00B75F8B"/>
    <w:rsid w:val="00B81C66"/>
    <w:rsid w:val="00B8221F"/>
    <w:rsid w:val="00B829E5"/>
    <w:rsid w:val="00B83E62"/>
    <w:rsid w:val="00B8482D"/>
    <w:rsid w:val="00B85133"/>
    <w:rsid w:val="00B865BB"/>
    <w:rsid w:val="00B8723B"/>
    <w:rsid w:val="00B872BF"/>
    <w:rsid w:val="00B87A8B"/>
    <w:rsid w:val="00B90BDF"/>
    <w:rsid w:val="00B90C26"/>
    <w:rsid w:val="00B91D0C"/>
    <w:rsid w:val="00B92543"/>
    <w:rsid w:val="00B93F3D"/>
    <w:rsid w:val="00B9751B"/>
    <w:rsid w:val="00B97D2A"/>
    <w:rsid w:val="00BA2246"/>
    <w:rsid w:val="00BA24A9"/>
    <w:rsid w:val="00BA2DE6"/>
    <w:rsid w:val="00BA484C"/>
    <w:rsid w:val="00BA4C90"/>
    <w:rsid w:val="00BA632B"/>
    <w:rsid w:val="00BA682F"/>
    <w:rsid w:val="00BB0A3C"/>
    <w:rsid w:val="00BB2602"/>
    <w:rsid w:val="00BB36FE"/>
    <w:rsid w:val="00BB40CC"/>
    <w:rsid w:val="00BB443F"/>
    <w:rsid w:val="00BB46E4"/>
    <w:rsid w:val="00BB4C6A"/>
    <w:rsid w:val="00BB76B4"/>
    <w:rsid w:val="00BC0A45"/>
    <w:rsid w:val="00BC12FC"/>
    <w:rsid w:val="00BC13B9"/>
    <w:rsid w:val="00BC229C"/>
    <w:rsid w:val="00BC2BA2"/>
    <w:rsid w:val="00BD016B"/>
    <w:rsid w:val="00BD1464"/>
    <w:rsid w:val="00BD4D55"/>
    <w:rsid w:val="00BD79D4"/>
    <w:rsid w:val="00BE3B03"/>
    <w:rsid w:val="00BE6191"/>
    <w:rsid w:val="00BE626C"/>
    <w:rsid w:val="00BE6869"/>
    <w:rsid w:val="00BE6F14"/>
    <w:rsid w:val="00BE713C"/>
    <w:rsid w:val="00BE795B"/>
    <w:rsid w:val="00BF15DA"/>
    <w:rsid w:val="00BF328C"/>
    <w:rsid w:val="00BF717E"/>
    <w:rsid w:val="00C020C1"/>
    <w:rsid w:val="00C02E3B"/>
    <w:rsid w:val="00C042BB"/>
    <w:rsid w:val="00C0537A"/>
    <w:rsid w:val="00C0547B"/>
    <w:rsid w:val="00C061FE"/>
    <w:rsid w:val="00C07408"/>
    <w:rsid w:val="00C07569"/>
    <w:rsid w:val="00C1178E"/>
    <w:rsid w:val="00C11BD9"/>
    <w:rsid w:val="00C12101"/>
    <w:rsid w:val="00C13D1A"/>
    <w:rsid w:val="00C17067"/>
    <w:rsid w:val="00C200B9"/>
    <w:rsid w:val="00C21691"/>
    <w:rsid w:val="00C222D8"/>
    <w:rsid w:val="00C2256F"/>
    <w:rsid w:val="00C23894"/>
    <w:rsid w:val="00C23F94"/>
    <w:rsid w:val="00C27403"/>
    <w:rsid w:val="00C277E8"/>
    <w:rsid w:val="00C3087C"/>
    <w:rsid w:val="00C310D2"/>
    <w:rsid w:val="00C31782"/>
    <w:rsid w:val="00C3537F"/>
    <w:rsid w:val="00C363F0"/>
    <w:rsid w:val="00C41935"/>
    <w:rsid w:val="00C42EE0"/>
    <w:rsid w:val="00C43699"/>
    <w:rsid w:val="00C4648F"/>
    <w:rsid w:val="00C50588"/>
    <w:rsid w:val="00C513AC"/>
    <w:rsid w:val="00C51AA2"/>
    <w:rsid w:val="00C51E28"/>
    <w:rsid w:val="00C5346C"/>
    <w:rsid w:val="00C53961"/>
    <w:rsid w:val="00C53BF6"/>
    <w:rsid w:val="00C56AA2"/>
    <w:rsid w:val="00C56D6D"/>
    <w:rsid w:val="00C60275"/>
    <w:rsid w:val="00C6058E"/>
    <w:rsid w:val="00C64D51"/>
    <w:rsid w:val="00C66B06"/>
    <w:rsid w:val="00C670E8"/>
    <w:rsid w:val="00C67CED"/>
    <w:rsid w:val="00C71E4A"/>
    <w:rsid w:val="00C736AE"/>
    <w:rsid w:val="00C75ED1"/>
    <w:rsid w:val="00C76AD2"/>
    <w:rsid w:val="00C77336"/>
    <w:rsid w:val="00C80D5A"/>
    <w:rsid w:val="00C82C0A"/>
    <w:rsid w:val="00C83F5B"/>
    <w:rsid w:val="00C90A76"/>
    <w:rsid w:val="00C911AE"/>
    <w:rsid w:val="00C9233F"/>
    <w:rsid w:val="00C929CF"/>
    <w:rsid w:val="00C92D6B"/>
    <w:rsid w:val="00C932F9"/>
    <w:rsid w:val="00C93D51"/>
    <w:rsid w:val="00C93DF7"/>
    <w:rsid w:val="00C94BB4"/>
    <w:rsid w:val="00C97657"/>
    <w:rsid w:val="00CA00D2"/>
    <w:rsid w:val="00CA0A84"/>
    <w:rsid w:val="00CA3CFA"/>
    <w:rsid w:val="00CA457C"/>
    <w:rsid w:val="00CA4AD9"/>
    <w:rsid w:val="00CA4CEE"/>
    <w:rsid w:val="00CA5A1D"/>
    <w:rsid w:val="00CA5E88"/>
    <w:rsid w:val="00CA635A"/>
    <w:rsid w:val="00CA684E"/>
    <w:rsid w:val="00CA7504"/>
    <w:rsid w:val="00CB0E1E"/>
    <w:rsid w:val="00CB15CF"/>
    <w:rsid w:val="00CB18FE"/>
    <w:rsid w:val="00CB3FB6"/>
    <w:rsid w:val="00CB42EB"/>
    <w:rsid w:val="00CB4F02"/>
    <w:rsid w:val="00CB53DB"/>
    <w:rsid w:val="00CB55F4"/>
    <w:rsid w:val="00CB7722"/>
    <w:rsid w:val="00CB7C2D"/>
    <w:rsid w:val="00CC0317"/>
    <w:rsid w:val="00CC031D"/>
    <w:rsid w:val="00CC130D"/>
    <w:rsid w:val="00CC144F"/>
    <w:rsid w:val="00CC18DB"/>
    <w:rsid w:val="00CC281B"/>
    <w:rsid w:val="00CC42DB"/>
    <w:rsid w:val="00CC5E6C"/>
    <w:rsid w:val="00CC7BE1"/>
    <w:rsid w:val="00CD0B78"/>
    <w:rsid w:val="00CD2344"/>
    <w:rsid w:val="00CD2624"/>
    <w:rsid w:val="00CD37D7"/>
    <w:rsid w:val="00CD677E"/>
    <w:rsid w:val="00CD7F20"/>
    <w:rsid w:val="00CE1A98"/>
    <w:rsid w:val="00CE280E"/>
    <w:rsid w:val="00CE30FD"/>
    <w:rsid w:val="00CE368A"/>
    <w:rsid w:val="00CE3D80"/>
    <w:rsid w:val="00CE3E76"/>
    <w:rsid w:val="00CE62D6"/>
    <w:rsid w:val="00CE7FDE"/>
    <w:rsid w:val="00CF1AA8"/>
    <w:rsid w:val="00CF21C6"/>
    <w:rsid w:val="00CF3564"/>
    <w:rsid w:val="00CF482A"/>
    <w:rsid w:val="00CF7402"/>
    <w:rsid w:val="00CF7A15"/>
    <w:rsid w:val="00D0032B"/>
    <w:rsid w:val="00D019AC"/>
    <w:rsid w:val="00D01F87"/>
    <w:rsid w:val="00D05102"/>
    <w:rsid w:val="00D05144"/>
    <w:rsid w:val="00D0569B"/>
    <w:rsid w:val="00D062AF"/>
    <w:rsid w:val="00D06E05"/>
    <w:rsid w:val="00D070DA"/>
    <w:rsid w:val="00D07A76"/>
    <w:rsid w:val="00D07CCF"/>
    <w:rsid w:val="00D10511"/>
    <w:rsid w:val="00D12632"/>
    <w:rsid w:val="00D12DAA"/>
    <w:rsid w:val="00D12FEE"/>
    <w:rsid w:val="00D13A4A"/>
    <w:rsid w:val="00D15EC9"/>
    <w:rsid w:val="00D171CE"/>
    <w:rsid w:val="00D2027A"/>
    <w:rsid w:val="00D21301"/>
    <w:rsid w:val="00D21895"/>
    <w:rsid w:val="00D22804"/>
    <w:rsid w:val="00D22B8C"/>
    <w:rsid w:val="00D23AF1"/>
    <w:rsid w:val="00D2438B"/>
    <w:rsid w:val="00D26122"/>
    <w:rsid w:val="00D273C5"/>
    <w:rsid w:val="00D30438"/>
    <w:rsid w:val="00D30DCE"/>
    <w:rsid w:val="00D3133F"/>
    <w:rsid w:val="00D32DDE"/>
    <w:rsid w:val="00D33C9D"/>
    <w:rsid w:val="00D3407A"/>
    <w:rsid w:val="00D34A4F"/>
    <w:rsid w:val="00D34BFD"/>
    <w:rsid w:val="00D3664B"/>
    <w:rsid w:val="00D3759C"/>
    <w:rsid w:val="00D37E22"/>
    <w:rsid w:val="00D40204"/>
    <w:rsid w:val="00D40AE6"/>
    <w:rsid w:val="00D41D44"/>
    <w:rsid w:val="00D435A4"/>
    <w:rsid w:val="00D44CF4"/>
    <w:rsid w:val="00D45507"/>
    <w:rsid w:val="00D460A7"/>
    <w:rsid w:val="00D52E29"/>
    <w:rsid w:val="00D53A23"/>
    <w:rsid w:val="00D558BF"/>
    <w:rsid w:val="00D56905"/>
    <w:rsid w:val="00D56954"/>
    <w:rsid w:val="00D6265D"/>
    <w:rsid w:val="00D637E9"/>
    <w:rsid w:val="00D63C2D"/>
    <w:rsid w:val="00D65C7D"/>
    <w:rsid w:val="00D67332"/>
    <w:rsid w:val="00D6756A"/>
    <w:rsid w:val="00D70359"/>
    <w:rsid w:val="00D70D96"/>
    <w:rsid w:val="00D71851"/>
    <w:rsid w:val="00D726B4"/>
    <w:rsid w:val="00D729F8"/>
    <w:rsid w:val="00D74974"/>
    <w:rsid w:val="00D757EA"/>
    <w:rsid w:val="00D75B6E"/>
    <w:rsid w:val="00D75E1B"/>
    <w:rsid w:val="00D76883"/>
    <w:rsid w:val="00D76CF6"/>
    <w:rsid w:val="00D82242"/>
    <w:rsid w:val="00D83C6C"/>
    <w:rsid w:val="00D8476C"/>
    <w:rsid w:val="00D86213"/>
    <w:rsid w:val="00D86650"/>
    <w:rsid w:val="00D90A7C"/>
    <w:rsid w:val="00D90CD8"/>
    <w:rsid w:val="00D912A4"/>
    <w:rsid w:val="00D919EA"/>
    <w:rsid w:val="00D92455"/>
    <w:rsid w:val="00D92983"/>
    <w:rsid w:val="00D92C53"/>
    <w:rsid w:val="00D934E9"/>
    <w:rsid w:val="00D94021"/>
    <w:rsid w:val="00D941BA"/>
    <w:rsid w:val="00D97F10"/>
    <w:rsid w:val="00DA0B3D"/>
    <w:rsid w:val="00DA2304"/>
    <w:rsid w:val="00DA2E08"/>
    <w:rsid w:val="00DA3938"/>
    <w:rsid w:val="00DA3A86"/>
    <w:rsid w:val="00DA3B70"/>
    <w:rsid w:val="00DA65CD"/>
    <w:rsid w:val="00DA6A6F"/>
    <w:rsid w:val="00DB01DF"/>
    <w:rsid w:val="00DB044D"/>
    <w:rsid w:val="00DB4415"/>
    <w:rsid w:val="00DB6012"/>
    <w:rsid w:val="00DB7078"/>
    <w:rsid w:val="00DC2B83"/>
    <w:rsid w:val="00DC3336"/>
    <w:rsid w:val="00DC3585"/>
    <w:rsid w:val="00DC3CBB"/>
    <w:rsid w:val="00DC4363"/>
    <w:rsid w:val="00DC611D"/>
    <w:rsid w:val="00DC6635"/>
    <w:rsid w:val="00DC71C1"/>
    <w:rsid w:val="00DC74C8"/>
    <w:rsid w:val="00DC771D"/>
    <w:rsid w:val="00DD116F"/>
    <w:rsid w:val="00DD4CD0"/>
    <w:rsid w:val="00DD6CEB"/>
    <w:rsid w:val="00DD700F"/>
    <w:rsid w:val="00DD71B1"/>
    <w:rsid w:val="00DE2435"/>
    <w:rsid w:val="00DE3051"/>
    <w:rsid w:val="00DE56D8"/>
    <w:rsid w:val="00DF0C3C"/>
    <w:rsid w:val="00DF0D0B"/>
    <w:rsid w:val="00DF17F6"/>
    <w:rsid w:val="00DF2274"/>
    <w:rsid w:val="00DF3545"/>
    <w:rsid w:val="00DF60D3"/>
    <w:rsid w:val="00DF618A"/>
    <w:rsid w:val="00E00DDF"/>
    <w:rsid w:val="00E031B2"/>
    <w:rsid w:val="00E03540"/>
    <w:rsid w:val="00E079B0"/>
    <w:rsid w:val="00E11AC3"/>
    <w:rsid w:val="00E125A2"/>
    <w:rsid w:val="00E12696"/>
    <w:rsid w:val="00E139D9"/>
    <w:rsid w:val="00E14A9C"/>
    <w:rsid w:val="00E15081"/>
    <w:rsid w:val="00E16E4E"/>
    <w:rsid w:val="00E17448"/>
    <w:rsid w:val="00E17E73"/>
    <w:rsid w:val="00E17EAC"/>
    <w:rsid w:val="00E202FD"/>
    <w:rsid w:val="00E22D91"/>
    <w:rsid w:val="00E240C1"/>
    <w:rsid w:val="00E2545F"/>
    <w:rsid w:val="00E25CC6"/>
    <w:rsid w:val="00E26889"/>
    <w:rsid w:val="00E27876"/>
    <w:rsid w:val="00E3184B"/>
    <w:rsid w:val="00E336CA"/>
    <w:rsid w:val="00E34075"/>
    <w:rsid w:val="00E346F4"/>
    <w:rsid w:val="00E372E7"/>
    <w:rsid w:val="00E37422"/>
    <w:rsid w:val="00E37437"/>
    <w:rsid w:val="00E378A4"/>
    <w:rsid w:val="00E37F22"/>
    <w:rsid w:val="00E4082D"/>
    <w:rsid w:val="00E40C86"/>
    <w:rsid w:val="00E40F37"/>
    <w:rsid w:val="00E4294E"/>
    <w:rsid w:val="00E448F2"/>
    <w:rsid w:val="00E4668A"/>
    <w:rsid w:val="00E474C9"/>
    <w:rsid w:val="00E4781D"/>
    <w:rsid w:val="00E505E5"/>
    <w:rsid w:val="00E50B00"/>
    <w:rsid w:val="00E522EE"/>
    <w:rsid w:val="00E54D00"/>
    <w:rsid w:val="00E567C4"/>
    <w:rsid w:val="00E56DF2"/>
    <w:rsid w:val="00E57D00"/>
    <w:rsid w:val="00E6163F"/>
    <w:rsid w:val="00E61659"/>
    <w:rsid w:val="00E6569D"/>
    <w:rsid w:val="00E660C5"/>
    <w:rsid w:val="00E6723D"/>
    <w:rsid w:val="00E67C8B"/>
    <w:rsid w:val="00E70943"/>
    <w:rsid w:val="00E750FC"/>
    <w:rsid w:val="00E75685"/>
    <w:rsid w:val="00E76176"/>
    <w:rsid w:val="00E765AF"/>
    <w:rsid w:val="00E770A3"/>
    <w:rsid w:val="00E82818"/>
    <w:rsid w:val="00E82CB4"/>
    <w:rsid w:val="00E8460B"/>
    <w:rsid w:val="00E85896"/>
    <w:rsid w:val="00E8704D"/>
    <w:rsid w:val="00E90073"/>
    <w:rsid w:val="00E90110"/>
    <w:rsid w:val="00E912B2"/>
    <w:rsid w:val="00E9175B"/>
    <w:rsid w:val="00E9309F"/>
    <w:rsid w:val="00E93EC4"/>
    <w:rsid w:val="00E944CB"/>
    <w:rsid w:val="00E97A82"/>
    <w:rsid w:val="00EA2901"/>
    <w:rsid w:val="00EA2C0C"/>
    <w:rsid w:val="00EA4704"/>
    <w:rsid w:val="00EA5096"/>
    <w:rsid w:val="00EA5B1D"/>
    <w:rsid w:val="00EA7F2C"/>
    <w:rsid w:val="00EB09CE"/>
    <w:rsid w:val="00EB0EE2"/>
    <w:rsid w:val="00EB188C"/>
    <w:rsid w:val="00EB2A0E"/>
    <w:rsid w:val="00EB313E"/>
    <w:rsid w:val="00EB7704"/>
    <w:rsid w:val="00EB77EE"/>
    <w:rsid w:val="00EC2C8D"/>
    <w:rsid w:val="00EC37AF"/>
    <w:rsid w:val="00EC3B97"/>
    <w:rsid w:val="00EC4002"/>
    <w:rsid w:val="00EC50C9"/>
    <w:rsid w:val="00EC5211"/>
    <w:rsid w:val="00EC6E5C"/>
    <w:rsid w:val="00ED0D8C"/>
    <w:rsid w:val="00ED0DA7"/>
    <w:rsid w:val="00ED115C"/>
    <w:rsid w:val="00ED11E1"/>
    <w:rsid w:val="00ED1CA9"/>
    <w:rsid w:val="00ED2452"/>
    <w:rsid w:val="00ED2D94"/>
    <w:rsid w:val="00ED3331"/>
    <w:rsid w:val="00ED4129"/>
    <w:rsid w:val="00ED4BAE"/>
    <w:rsid w:val="00ED4D37"/>
    <w:rsid w:val="00ED54A7"/>
    <w:rsid w:val="00ED5C03"/>
    <w:rsid w:val="00EE075F"/>
    <w:rsid w:val="00EE0E1B"/>
    <w:rsid w:val="00EE0F91"/>
    <w:rsid w:val="00EE210A"/>
    <w:rsid w:val="00EE2747"/>
    <w:rsid w:val="00EE3094"/>
    <w:rsid w:val="00EE4331"/>
    <w:rsid w:val="00EE4B18"/>
    <w:rsid w:val="00EE4B53"/>
    <w:rsid w:val="00EE5317"/>
    <w:rsid w:val="00EE63BF"/>
    <w:rsid w:val="00EF256C"/>
    <w:rsid w:val="00EF2D7D"/>
    <w:rsid w:val="00EF31F3"/>
    <w:rsid w:val="00EF330C"/>
    <w:rsid w:val="00EF400E"/>
    <w:rsid w:val="00EF42D6"/>
    <w:rsid w:val="00EF490E"/>
    <w:rsid w:val="00EF6652"/>
    <w:rsid w:val="00EF73BE"/>
    <w:rsid w:val="00EF7BD1"/>
    <w:rsid w:val="00F011EE"/>
    <w:rsid w:val="00F04870"/>
    <w:rsid w:val="00F04CC2"/>
    <w:rsid w:val="00F12A8D"/>
    <w:rsid w:val="00F13ABF"/>
    <w:rsid w:val="00F147AE"/>
    <w:rsid w:val="00F14F56"/>
    <w:rsid w:val="00F15430"/>
    <w:rsid w:val="00F156A6"/>
    <w:rsid w:val="00F2001C"/>
    <w:rsid w:val="00F22748"/>
    <w:rsid w:val="00F22A2E"/>
    <w:rsid w:val="00F235E4"/>
    <w:rsid w:val="00F26CB0"/>
    <w:rsid w:val="00F30BC4"/>
    <w:rsid w:val="00F324E4"/>
    <w:rsid w:val="00F32D0F"/>
    <w:rsid w:val="00F34F71"/>
    <w:rsid w:val="00F40DD7"/>
    <w:rsid w:val="00F41053"/>
    <w:rsid w:val="00F4243A"/>
    <w:rsid w:val="00F431A1"/>
    <w:rsid w:val="00F436DA"/>
    <w:rsid w:val="00F438A6"/>
    <w:rsid w:val="00F4552E"/>
    <w:rsid w:val="00F46796"/>
    <w:rsid w:val="00F50692"/>
    <w:rsid w:val="00F50CAB"/>
    <w:rsid w:val="00F53901"/>
    <w:rsid w:val="00F61A40"/>
    <w:rsid w:val="00F61D9D"/>
    <w:rsid w:val="00F62634"/>
    <w:rsid w:val="00F62710"/>
    <w:rsid w:val="00F63138"/>
    <w:rsid w:val="00F660CF"/>
    <w:rsid w:val="00F673F2"/>
    <w:rsid w:val="00F678CE"/>
    <w:rsid w:val="00F679EE"/>
    <w:rsid w:val="00F70CC4"/>
    <w:rsid w:val="00F76AD9"/>
    <w:rsid w:val="00F7739E"/>
    <w:rsid w:val="00F77FB1"/>
    <w:rsid w:val="00F83BAD"/>
    <w:rsid w:val="00F83E37"/>
    <w:rsid w:val="00F868D8"/>
    <w:rsid w:val="00F86B24"/>
    <w:rsid w:val="00F914E9"/>
    <w:rsid w:val="00F9150F"/>
    <w:rsid w:val="00F922CA"/>
    <w:rsid w:val="00F92454"/>
    <w:rsid w:val="00F93029"/>
    <w:rsid w:val="00F931A5"/>
    <w:rsid w:val="00F93307"/>
    <w:rsid w:val="00F93343"/>
    <w:rsid w:val="00F93F78"/>
    <w:rsid w:val="00F95025"/>
    <w:rsid w:val="00F95813"/>
    <w:rsid w:val="00F95858"/>
    <w:rsid w:val="00F958F3"/>
    <w:rsid w:val="00F96347"/>
    <w:rsid w:val="00F96D5A"/>
    <w:rsid w:val="00F97055"/>
    <w:rsid w:val="00F970B4"/>
    <w:rsid w:val="00F97F52"/>
    <w:rsid w:val="00FA07EF"/>
    <w:rsid w:val="00FA2DEA"/>
    <w:rsid w:val="00FA2E22"/>
    <w:rsid w:val="00FA6B5E"/>
    <w:rsid w:val="00FB0728"/>
    <w:rsid w:val="00FB0A27"/>
    <w:rsid w:val="00FB26DB"/>
    <w:rsid w:val="00FB2A5D"/>
    <w:rsid w:val="00FB2ACA"/>
    <w:rsid w:val="00FB329B"/>
    <w:rsid w:val="00FB3DA7"/>
    <w:rsid w:val="00FB48B2"/>
    <w:rsid w:val="00FB4C89"/>
    <w:rsid w:val="00FB4DC6"/>
    <w:rsid w:val="00FB585A"/>
    <w:rsid w:val="00FB7521"/>
    <w:rsid w:val="00FC0A55"/>
    <w:rsid w:val="00FC17D2"/>
    <w:rsid w:val="00FC18BD"/>
    <w:rsid w:val="00FC4D4D"/>
    <w:rsid w:val="00FC5BEC"/>
    <w:rsid w:val="00FC77CA"/>
    <w:rsid w:val="00FD024C"/>
    <w:rsid w:val="00FD1027"/>
    <w:rsid w:val="00FD1D7F"/>
    <w:rsid w:val="00FD26A4"/>
    <w:rsid w:val="00FD2ECF"/>
    <w:rsid w:val="00FD51B3"/>
    <w:rsid w:val="00FD5EA5"/>
    <w:rsid w:val="00FE3B37"/>
    <w:rsid w:val="00FE46CE"/>
    <w:rsid w:val="00FE649C"/>
    <w:rsid w:val="00FE6B33"/>
    <w:rsid w:val="00FE7937"/>
    <w:rsid w:val="00FE7B80"/>
    <w:rsid w:val="00FF099E"/>
    <w:rsid w:val="00FF0A31"/>
    <w:rsid w:val="00FF0CE9"/>
    <w:rsid w:val="00FF136E"/>
    <w:rsid w:val="00FF2039"/>
    <w:rsid w:val="00FF2CFE"/>
    <w:rsid w:val="00FF38F0"/>
    <w:rsid w:val="00FF6796"/>
    <w:rsid w:val="00FF6DB5"/>
    <w:rsid w:val="093CB023"/>
    <w:rsid w:val="09A75B07"/>
    <w:rsid w:val="09D89344"/>
    <w:rsid w:val="0A6F0A21"/>
    <w:rsid w:val="1038E0AB"/>
    <w:rsid w:val="106E01D5"/>
    <w:rsid w:val="10F4064F"/>
    <w:rsid w:val="13136110"/>
    <w:rsid w:val="1577ED4B"/>
    <w:rsid w:val="1908E152"/>
    <w:rsid w:val="1CF9A8E1"/>
    <w:rsid w:val="1F2ACA39"/>
    <w:rsid w:val="1F7E58BE"/>
    <w:rsid w:val="1F994805"/>
    <w:rsid w:val="20A08E72"/>
    <w:rsid w:val="217C2561"/>
    <w:rsid w:val="21B90C48"/>
    <w:rsid w:val="21F0BD3C"/>
    <w:rsid w:val="23F2D5CE"/>
    <w:rsid w:val="251A6768"/>
    <w:rsid w:val="26EFB7A0"/>
    <w:rsid w:val="2879FB71"/>
    <w:rsid w:val="2979ECBE"/>
    <w:rsid w:val="2AD2C52C"/>
    <w:rsid w:val="2C600213"/>
    <w:rsid w:val="2E0C17A7"/>
    <w:rsid w:val="2EEBE757"/>
    <w:rsid w:val="310A2710"/>
    <w:rsid w:val="34E16502"/>
    <w:rsid w:val="37063A8C"/>
    <w:rsid w:val="38D59858"/>
    <w:rsid w:val="3A0EE53C"/>
    <w:rsid w:val="3D69D437"/>
    <w:rsid w:val="3E041566"/>
    <w:rsid w:val="40F2DF55"/>
    <w:rsid w:val="438D297D"/>
    <w:rsid w:val="44B903B6"/>
    <w:rsid w:val="44BBA43C"/>
    <w:rsid w:val="4520423E"/>
    <w:rsid w:val="4617307C"/>
    <w:rsid w:val="4845F51A"/>
    <w:rsid w:val="4848F7F0"/>
    <w:rsid w:val="4F52991F"/>
    <w:rsid w:val="5256EB5A"/>
    <w:rsid w:val="526BBEA5"/>
    <w:rsid w:val="5566FAF2"/>
    <w:rsid w:val="5603D29F"/>
    <w:rsid w:val="577C9EF8"/>
    <w:rsid w:val="5CA31F77"/>
    <w:rsid w:val="5CC18773"/>
    <w:rsid w:val="5D38F29B"/>
    <w:rsid w:val="5DD78136"/>
    <w:rsid w:val="5E278DE3"/>
    <w:rsid w:val="5E2D1FA1"/>
    <w:rsid w:val="5FBA0337"/>
    <w:rsid w:val="615535C9"/>
    <w:rsid w:val="625D6CE3"/>
    <w:rsid w:val="63252A41"/>
    <w:rsid w:val="6422836F"/>
    <w:rsid w:val="6442D143"/>
    <w:rsid w:val="696D56C6"/>
    <w:rsid w:val="6AC49D24"/>
    <w:rsid w:val="6D1F08D6"/>
    <w:rsid w:val="6DD5A3B3"/>
    <w:rsid w:val="726A74EF"/>
    <w:rsid w:val="77CC6D53"/>
    <w:rsid w:val="7937E14A"/>
    <w:rsid w:val="7C43941D"/>
    <w:rsid w:val="7D8703E5"/>
    <w:rsid w:val="7D8B2C1B"/>
    <w:rsid w:val="7E819F4B"/>
    <w:rsid w:val="7E8F883F"/>
    <w:rsid w:val="7F2D8C31"/>
    <w:rsid w:val="7FFE83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E3470"/>
  <w15:docId w15:val="{F7AC8CEA-6B0F-4C59-80F2-CF7136332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ajorBidi"/>
        <w:szCs w:val="3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ECF"/>
  </w:style>
  <w:style w:type="paragraph" w:styleId="Heading1">
    <w:name w:val="heading 1"/>
    <w:aliases w:val="HD1"/>
    <w:basedOn w:val="Normal"/>
    <w:next w:val="Normal"/>
    <w:link w:val="Heading1Char"/>
    <w:autoRedefine/>
    <w:qFormat/>
    <w:rsid w:val="00F04870"/>
    <w:pPr>
      <w:keepNext/>
      <w:keepLines/>
      <w:numPr>
        <w:numId w:val="1"/>
      </w:numPr>
      <w:spacing w:before="120" w:after="120"/>
      <w:outlineLvl w:val="0"/>
    </w:pPr>
    <w:rPr>
      <w:rFonts w:asciiTheme="minorHAnsi" w:eastAsiaTheme="majorEastAsia" w:hAnsiTheme="minorHAnsi"/>
      <w:b/>
      <w:sz w:val="28"/>
    </w:rPr>
  </w:style>
  <w:style w:type="paragraph" w:styleId="Heading2">
    <w:name w:val="heading 2"/>
    <w:aliases w:val="HD2"/>
    <w:basedOn w:val="Normal"/>
    <w:next w:val="Normal"/>
    <w:link w:val="Heading2Char"/>
    <w:autoRedefine/>
    <w:unhideWhenUsed/>
    <w:qFormat/>
    <w:rsid w:val="008F7929"/>
    <w:pPr>
      <w:keepNext/>
      <w:keepLines/>
      <w:spacing w:before="120" w:after="120"/>
      <w:outlineLvl w:val="1"/>
    </w:pPr>
    <w:rPr>
      <w:rFonts w:asciiTheme="minorHAnsi" w:eastAsiaTheme="majorEastAsia" w:hAnsiTheme="minorHAnsi"/>
      <w:b/>
      <w:sz w:val="24"/>
      <w:szCs w:val="26"/>
    </w:rPr>
  </w:style>
  <w:style w:type="paragraph" w:styleId="Heading3">
    <w:name w:val="heading 3"/>
    <w:basedOn w:val="Normal"/>
    <w:next w:val="Normal"/>
    <w:link w:val="Heading3Char"/>
    <w:autoRedefine/>
    <w:unhideWhenUsed/>
    <w:qFormat/>
    <w:rsid w:val="00540F28"/>
    <w:pPr>
      <w:keepNext/>
      <w:keepLines/>
      <w:spacing w:before="40" w:after="0"/>
      <w:outlineLvl w:val="2"/>
    </w:pPr>
    <w:rPr>
      <w:rFonts w:ascii="EYInterstate Light" w:eastAsiaTheme="majorEastAsia" w:hAnsi="EYInterstate Light"/>
      <w:b/>
      <w:szCs w:val="20"/>
    </w:rPr>
  </w:style>
  <w:style w:type="paragraph" w:styleId="Heading4">
    <w:name w:val="heading 4"/>
    <w:basedOn w:val="Normal"/>
    <w:next w:val="Normal"/>
    <w:link w:val="Heading4Char"/>
    <w:unhideWhenUsed/>
    <w:qFormat/>
    <w:rsid w:val="00BC0A45"/>
    <w:pPr>
      <w:keepNext/>
      <w:keepLines/>
      <w:spacing w:before="40" w:after="0"/>
      <w:outlineLvl w:val="3"/>
    </w:pPr>
    <w:rPr>
      <w:rFonts w:asciiTheme="majorHAnsi" w:eastAsiaTheme="majorEastAsia" w:hAnsiTheme="majorHAnsi"/>
      <w:i/>
      <w:iCs/>
      <w:color w:val="2E74B5" w:themeColor="accent1" w:themeShade="BF"/>
    </w:rPr>
  </w:style>
  <w:style w:type="paragraph" w:styleId="Heading5">
    <w:name w:val="heading 5"/>
    <w:basedOn w:val="Normal"/>
    <w:next w:val="Normal"/>
    <w:link w:val="Heading5Char"/>
    <w:unhideWhenUsed/>
    <w:qFormat/>
    <w:rsid w:val="00EB188C"/>
    <w:pPr>
      <w:keepNext/>
      <w:keepLines/>
      <w:spacing w:before="40" w:after="0"/>
      <w:outlineLvl w:val="4"/>
    </w:pPr>
    <w:rPr>
      <w:rFonts w:asciiTheme="majorHAnsi" w:eastAsiaTheme="majorEastAsia" w:hAnsiTheme="majorHAnsi"/>
      <w:color w:val="2E74B5" w:themeColor="accent1" w:themeShade="BF"/>
    </w:rPr>
  </w:style>
  <w:style w:type="paragraph" w:styleId="Heading6">
    <w:name w:val="heading 6"/>
    <w:basedOn w:val="Normal"/>
    <w:next w:val="Normal"/>
    <w:link w:val="Heading6Char"/>
    <w:unhideWhenUsed/>
    <w:qFormat/>
    <w:rsid w:val="00EE4B53"/>
    <w:pPr>
      <w:keepNext/>
      <w:keepLines/>
      <w:spacing w:before="40" w:after="0"/>
      <w:outlineLvl w:val="5"/>
    </w:pPr>
    <w:rPr>
      <w:rFonts w:asciiTheme="majorHAnsi" w:eastAsiaTheme="majorEastAsia" w:hAnsiTheme="majorHAnsi"/>
      <w:color w:val="1F4D78" w:themeColor="accent1" w:themeShade="7F"/>
    </w:rPr>
  </w:style>
  <w:style w:type="paragraph" w:styleId="Heading7">
    <w:name w:val="heading 7"/>
    <w:basedOn w:val="Normal"/>
    <w:next w:val="Normal"/>
    <w:link w:val="Heading7Char"/>
    <w:unhideWhenUsed/>
    <w:qFormat/>
    <w:rsid w:val="0009239B"/>
    <w:pPr>
      <w:keepNext/>
      <w:keepLines/>
      <w:spacing w:before="40" w:after="0"/>
      <w:outlineLvl w:val="6"/>
    </w:pPr>
    <w:rPr>
      <w:rFonts w:ascii="Cambria" w:eastAsia="Times New Roman" w:hAnsi="Cambria" w:cs="Times New Roman"/>
      <w:i/>
      <w:iCs/>
      <w:color w:val="404040"/>
    </w:rPr>
  </w:style>
  <w:style w:type="paragraph" w:styleId="Heading8">
    <w:name w:val="heading 8"/>
    <w:basedOn w:val="Normal"/>
    <w:next w:val="Normal"/>
    <w:link w:val="Heading8Char"/>
    <w:uiPriority w:val="9"/>
    <w:semiHidden/>
    <w:unhideWhenUsed/>
    <w:qFormat/>
    <w:rsid w:val="0009239B"/>
    <w:pPr>
      <w:keepNext/>
      <w:keepLines/>
      <w:spacing w:before="40" w:after="0"/>
      <w:outlineLvl w:val="7"/>
    </w:pPr>
    <w:rPr>
      <w:rFonts w:ascii="Cambria" w:eastAsia="Times New Roman" w:hAnsi="Cambria" w:cs="Times New Roman"/>
      <w:color w:val="4F81BD"/>
      <w:szCs w:val="20"/>
    </w:rPr>
  </w:style>
  <w:style w:type="paragraph" w:styleId="Heading9">
    <w:name w:val="heading 9"/>
    <w:basedOn w:val="Normal"/>
    <w:next w:val="Normal"/>
    <w:link w:val="Heading9Char"/>
    <w:uiPriority w:val="9"/>
    <w:semiHidden/>
    <w:unhideWhenUsed/>
    <w:qFormat/>
    <w:rsid w:val="0009239B"/>
    <w:pPr>
      <w:keepNext/>
      <w:keepLines/>
      <w:spacing w:before="40" w:after="0"/>
      <w:outlineLvl w:val="8"/>
    </w:pPr>
    <w:rPr>
      <w:rFonts w:ascii="Cambria" w:eastAsia="Times New Roman" w:hAnsi="Cambria" w:cs="Times New Roman"/>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F04870"/>
    <w:rPr>
      <w:rFonts w:asciiTheme="minorHAnsi" w:eastAsiaTheme="majorEastAsia" w:hAnsiTheme="minorHAnsi"/>
      <w:b/>
      <w:sz w:val="28"/>
    </w:rPr>
  </w:style>
  <w:style w:type="character" w:customStyle="1" w:styleId="Heading2Char">
    <w:name w:val="Heading 2 Char"/>
    <w:aliases w:val="HD2 Char"/>
    <w:basedOn w:val="DefaultParagraphFont"/>
    <w:link w:val="Heading2"/>
    <w:rsid w:val="008F7929"/>
    <w:rPr>
      <w:rFonts w:asciiTheme="minorHAnsi" w:eastAsiaTheme="majorEastAsia" w:hAnsiTheme="minorHAnsi"/>
      <w:b/>
      <w:sz w:val="24"/>
      <w:szCs w:val="26"/>
    </w:rPr>
  </w:style>
  <w:style w:type="character" w:customStyle="1" w:styleId="Heading3Char">
    <w:name w:val="Heading 3 Char"/>
    <w:basedOn w:val="DefaultParagraphFont"/>
    <w:link w:val="Heading3"/>
    <w:rsid w:val="00540F28"/>
    <w:rPr>
      <w:rFonts w:ascii="EYInterstate Light" w:eastAsiaTheme="majorEastAsia" w:hAnsi="EYInterstate Light"/>
      <w:b/>
      <w:szCs w:val="20"/>
    </w:rPr>
  </w:style>
  <w:style w:type="character" w:customStyle="1" w:styleId="Heading4Char">
    <w:name w:val="Heading 4 Char"/>
    <w:basedOn w:val="DefaultParagraphFont"/>
    <w:link w:val="Heading4"/>
    <w:rsid w:val="00BC0A45"/>
    <w:rPr>
      <w:rFonts w:asciiTheme="majorHAnsi" w:eastAsiaTheme="majorEastAsia" w:hAnsiTheme="majorHAnsi"/>
      <w:i/>
      <w:iCs/>
      <w:color w:val="2E74B5" w:themeColor="accent1" w:themeShade="BF"/>
    </w:rPr>
  </w:style>
  <w:style w:type="character" w:customStyle="1" w:styleId="Heading5Char">
    <w:name w:val="Heading 5 Char"/>
    <w:basedOn w:val="DefaultParagraphFont"/>
    <w:link w:val="Heading5"/>
    <w:rsid w:val="00EB188C"/>
    <w:rPr>
      <w:rFonts w:asciiTheme="majorHAnsi" w:eastAsiaTheme="majorEastAsia" w:hAnsiTheme="majorHAnsi"/>
      <w:color w:val="2E74B5" w:themeColor="accent1" w:themeShade="BF"/>
    </w:rPr>
  </w:style>
  <w:style w:type="paragraph" w:styleId="Header">
    <w:name w:val="header"/>
    <w:aliases w:val="1 (not to be included in TOC),Cover Page,*Header,Odd Header,oh,h,ho,header odd,first,Header Item,Letterhead Heading,Section Header"/>
    <w:basedOn w:val="Normal"/>
    <w:link w:val="HeaderChar"/>
    <w:unhideWhenUsed/>
    <w:rsid w:val="00895ED5"/>
    <w:pPr>
      <w:tabs>
        <w:tab w:val="center" w:pos="4680"/>
        <w:tab w:val="right" w:pos="9360"/>
      </w:tabs>
      <w:spacing w:after="0" w:line="240" w:lineRule="auto"/>
    </w:pPr>
  </w:style>
  <w:style w:type="character" w:customStyle="1" w:styleId="HeaderChar">
    <w:name w:val="Header Char"/>
    <w:aliases w:val="1 (not to be included in TOC) Char,Cover Page Char,*Header Char,Odd Header Char,oh Char,h Char,ho Char,header odd Char,first Char,Header Item Char,Letterhead Heading Char,Section Header Char"/>
    <w:basedOn w:val="DefaultParagraphFont"/>
    <w:link w:val="Header"/>
    <w:uiPriority w:val="99"/>
    <w:rsid w:val="00895ED5"/>
  </w:style>
  <w:style w:type="paragraph" w:styleId="Footer">
    <w:name w:val="footer"/>
    <w:aliases w:val="EY Footer,f"/>
    <w:basedOn w:val="Normal"/>
    <w:link w:val="FooterChar"/>
    <w:uiPriority w:val="99"/>
    <w:unhideWhenUsed/>
    <w:rsid w:val="00895ED5"/>
    <w:pPr>
      <w:tabs>
        <w:tab w:val="center" w:pos="4680"/>
        <w:tab w:val="right" w:pos="9360"/>
      </w:tabs>
      <w:spacing w:after="0" w:line="240" w:lineRule="auto"/>
    </w:pPr>
  </w:style>
  <w:style w:type="character" w:customStyle="1" w:styleId="FooterChar">
    <w:name w:val="Footer Char"/>
    <w:aliases w:val="EY Footer Char,f Char"/>
    <w:basedOn w:val="DefaultParagraphFont"/>
    <w:link w:val="Footer"/>
    <w:uiPriority w:val="99"/>
    <w:rsid w:val="00895ED5"/>
  </w:style>
  <w:style w:type="paragraph" w:customStyle="1" w:styleId="TableText">
    <w:name w:val="Table Text"/>
    <w:basedOn w:val="Normal"/>
    <w:rsid w:val="00E372E7"/>
    <w:pPr>
      <w:keepLines/>
      <w:spacing w:after="0" w:line="240" w:lineRule="auto"/>
    </w:pPr>
    <w:rPr>
      <w:rFonts w:ascii="Lucida Sans" w:eastAsia="Times New Roman" w:hAnsi="Lucida Sans" w:cs="Times New Roman"/>
      <w:sz w:val="16"/>
      <w:szCs w:val="24"/>
    </w:rPr>
  </w:style>
  <w:style w:type="character" w:customStyle="1" w:styleId="HighlightedVariable">
    <w:name w:val="Highlighted Variable"/>
    <w:basedOn w:val="DefaultParagraphFont"/>
    <w:rsid w:val="00E372E7"/>
    <w:rPr>
      <w:rFonts w:ascii="Book Antiqua" w:hAnsi="Book Antiqua"/>
      <w:color w:val="0000FF"/>
    </w:rPr>
  </w:style>
  <w:style w:type="paragraph" w:customStyle="1" w:styleId="TableHeading">
    <w:name w:val="Table Heading"/>
    <w:basedOn w:val="TableText"/>
    <w:rsid w:val="00E372E7"/>
    <w:pPr>
      <w:spacing w:before="120" w:after="120"/>
    </w:pPr>
    <w:rPr>
      <w:b/>
    </w:rPr>
  </w:style>
  <w:style w:type="character" w:styleId="Hyperlink">
    <w:name w:val="Hyperlink"/>
    <w:uiPriority w:val="99"/>
    <w:rsid w:val="00D67332"/>
    <w:rPr>
      <w:color w:val="163D88"/>
      <w:u w:val="single"/>
    </w:rPr>
  </w:style>
  <w:style w:type="paragraph" w:styleId="TOC1">
    <w:name w:val="toc 1"/>
    <w:basedOn w:val="Normal"/>
    <w:next w:val="Normal"/>
    <w:autoRedefine/>
    <w:uiPriority w:val="39"/>
    <w:rsid w:val="00697F47"/>
    <w:pPr>
      <w:tabs>
        <w:tab w:val="left" w:pos="440"/>
        <w:tab w:val="right" w:leader="dot" w:pos="9350"/>
      </w:tabs>
      <w:spacing w:before="240" w:after="60" w:line="240" w:lineRule="auto"/>
    </w:pPr>
    <w:rPr>
      <w:rFonts w:ascii="Arial Bold" w:eastAsia="Times New Roman" w:hAnsi="Arial Bold" w:cs="Times New Roman"/>
      <w:b/>
    </w:rPr>
  </w:style>
  <w:style w:type="paragraph" w:styleId="TOC2">
    <w:name w:val="toc 2"/>
    <w:basedOn w:val="Normal"/>
    <w:next w:val="Normal"/>
    <w:autoRedefine/>
    <w:uiPriority w:val="39"/>
    <w:rsid w:val="00D67332"/>
    <w:pPr>
      <w:tabs>
        <w:tab w:val="left" w:pos="960"/>
        <w:tab w:val="right" w:leader="dot" w:pos="9350"/>
      </w:tabs>
      <w:spacing w:after="60" w:line="240" w:lineRule="auto"/>
      <w:ind w:left="245"/>
    </w:pPr>
    <w:rPr>
      <w:rFonts w:ascii="Arial" w:eastAsia="Times New Roman" w:hAnsi="Arial" w:cs="Times New Roman"/>
    </w:rPr>
  </w:style>
  <w:style w:type="paragraph" w:styleId="ListParagraph">
    <w:name w:val="List Paragraph"/>
    <w:aliases w:val="Figure_name,List Paragraph1,Bullet- First level,Vinetas,Equipment,Numbered Indented Text,List Paragraph Char Char Char,List Paragraph Char Char,List_TIS,lp1,List Paragraph11,Use Case List Paragraph Char,b1,Ref,Number_1,List Paragraph2,new"/>
    <w:basedOn w:val="Normal"/>
    <w:link w:val="ListParagraphChar"/>
    <w:uiPriority w:val="34"/>
    <w:qFormat/>
    <w:rsid w:val="00D67332"/>
    <w:pPr>
      <w:ind w:left="720"/>
      <w:contextualSpacing/>
    </w:pPr>
  </w:style>
  <w:style w:type="character" w:customStyle="1" w:styleId="ListParagraphChar">
    <w:name w:val="List Paragraph Char"/>
    <w:aliases w:val="Figure_name Char,List Paragraph1 Char,Bullet- First level Char,Vinetas Char,Equipment Char,Numbered Indented Text Char,List Paragraph Char Char Char Char,List Paragraph Char Char Char1,List_TIS Char,lp1 Char,List Paragraph11 Char"/>
    <w:link w:val="ListParagraph"/>
    <w:uiPriority w:val="34"/>
    <w:qFormat/>
    <w:locked/>
    <w:rsid w:val="00EB188C"/>
  </w:style>
  <w:style w:type="paragraph" w:styleId="TOCHeading">
    <w:name w:val="TOC Heading"/>
    <w:basedOn w:val="Heading1"/>
    <w:next w:val="Normal"/>
    <w:uiPriority w:val="39"/>
    <w:unhideWhenUsed/>
    <w:qFormat/>
    <w:rsid w:val="002730BF"/>
    <w:pPr>
      <w:outlineLvl w:val="9"/>
    </w:pPr>
  </w:style>
  <w:style w:type="paragraph" w:styleId="BalloonText">
    <w:name w:val="Balloon Text"/>
    <w:basedOn w:val="Normal"/>
    <w:link w:val="BalloonTextChar"/>
    <w:uiPriority w:val="99"/>
    <w:semiHidden/>
    <w:unhideWhenUsed/>
    <w:rsid w:val="00D460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60A7"/>
    <w:rPr>
      <w:rFonts w:ascii="Segoe UI" w:hAnsi="Segoe UI" w:cs="Segoe UI"/>
      <w:sz w:val="18"/>
      <w:szCs w:val="18"/>
    </w:rPr>
  </w:style>
  <w:style w:type="paragraph" w:styleId="TOC3">
    <w:name w:val="toc 3"/>
    <w:basedOn w:val="Normal"/>
    <w:next w:val="Normal"/>
    <w:autoRedefine/>
    <w:uiPriority w:val="39"/>
    <w:unhideWhenUsed/>
    <w:rsid w:val="00D460A7"/>
    <w:pPr>
      <w:spacing w:after="100"/>
      <w:ind w:left="440"/>
    </w:pPr>
  </w:style>
  <w:style w:type="character" w:styleId="PlaceholderText">
    <w:name w:val="Placeholder Text"/>
    <w:basedOn w:val="DefaultParagraphFont"/>
    <w:uiPriority w:val="99"/>
    <w:semiHidden/>
    <w:rsid w:val="00127FC7"/>
    <w:rPr>
      <w:color w:val="808080"/>
    </w:rPr>
  </w:style>
  <w:style w:type="paragraph" w:styleId="BodyText">
    <w:name w:val="Body Text"/>
    <w:aliases w:val="body text,bt,t,contents,xPlatte tekst,Platte tekst,??2,Corps de texte,heading_txt,bodytxy2,Body Text - Level 2,body,Specs,Tempo Body Text,Viñeta,Texto independiente,body tesx,body text1,body text2,bt1,body text3,bt2,body text4,bt3,body text5,b"/>
    <w:basedOn w:val="Normal"/>
    <w:link w:val="BodyTextChar"/>
    <w:rsid w:val="00E12696"/>
    <w:pPr>
      <w:keepLines/>
      <w:spacing w:before="120" w:after="120" w:line="240" w:lineRule="auto"/>
      <w:ind w:left="1454"/>
    </w:pPr>
    <w:rPr>
      <w:rFonts w:ascii="Book Antiqua" w:eastAsia="Times New Roman" w:hAnsi="Book Antiqua" w:cs="Times New Roman"/>
      <w:sz w:val="22"/>
      <w:szCs w:val="22"/>
    </w:rPr>
  </w:style>
  <w:style w:type="character" w:customStyle="1" w:styleId="BodyTextChar">
    <w:name w:val="Body Text Char"/>
    <w:aliases w:val="body text Char,bt Char,t Char,contents Char,xPlatte tekst Char,Platte tekst Char,??2 Char,Corps de texte Char,heading_txt Char,bodytxy2 Char,Body Text - Level 2 Char,body Char,Specs Char,Tempo Body Text Char,Viñeta Char,body tesx Char"/>
    <w:basedOn w:val="DefaultParagraphFont"/>
    <w:link w:val="BodyText"/>
    <w:rsid w:val="00E12696"/>
    <w:rPr>
      <w:rFonts w:ascii="Book Antiqua" w:eastAsia="Times New Roman" w:hAnsi="Book Antiqua" w:cs="Times New Roman"/>
      <w:sz w:val="22"/>
      <w:szCs w:val="22"/>
    </w:rPr>
  </w:style>
  <w:style w:type="paragraph" w:customStyle="1" w:styleId="Bullet">
    <w:name w:val="Bullet"/>
    <w:aliases w:val="BU Bullet Paragraph,BU,bullet,bu"/>
    <w:basedOn w:val="BodyText"/>
    <w:rsid w:val="005C325A"/>
    <w:pPr>
      <w:spacing w:before="60" w:after="60"/>
      <w:ind w:left="3096" w:hanging="216"/>
    </w:pPr>
  </w:style>
  <w:style w:type="paragraph" w:styleId="NormalWeb">
    <w:name w:val="Normal (Web)"/>
    <w:basedOn w:val="Normal"/>
    <w:uiPriority w:val="99"/>
    <w:rsid w:val="00CE62D6"/>
    <w:pPr>
      <w:spacing w:before="100" w:beforeAutospacing="1" w:after="100" w:afterAutospacing="1" w:line="240" w:lineRule="auto"/>
    </w:pPr>
    <w:rPr>
      <w:rFonts w:ascii="Times New Roman" w:eastAsia="SimSun" w:hAnsi="Times New Roman" w:cs="Times New Roman"/>
      <w:szCs w:val="24"/>
    </w:rPr>
  </w:style>
  <w:style w:type="paragraph" w:styleId="BodyTextIndent3">
    <w:name w:val="Body Text Indent 3"/>
    <w:basedOn w:val="Normal"/>
    <w:link w:val="BodyTextIndent3Char"/>
    <w:uiPriority w:val="99"/>
    <w:semiHidden/>
    <w:unhideWhenUsed/>
    <w:rsid w:val="00677077"/>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77077"/>
    <w:rPr>
      <w:sz w:val="16"/>
      <w:szCs w:val="16"/>
    </w:rPr>
  </w:style>
  <w:style w:type="paragraph" w:customStyle="1" w:styleId="NumberList">
    <w:name w:val="Number List"/>
    <w:basedOn w:val="BodyText"/>
    <w:rsid w:val="007B70E8"/>
    <w:pPr>
      <w:spacing w:before="60" w:after="60"/>
      <w:ind w:left="3240" w:hanging="360"/>
    </w:pPr>
  </w:style>
  <w:style w:type="table" w:styleId="TableGrid">
    <w:name w:val="Table Grid"/>
    <w:basedOn w:val="TableNormal"/>
    <w:uiPriority w:val="59"/>
    <w:rsid w:val="002332FC"/>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sponse1">
    <w:name w:val="*Response 1"/>
    <w:basedOn w:val="Normal"/>
    <w:link w:val="Response1Char1"/>
    <w:qFormat/>
    <w:rsid w:val="00BC0A45"/>
    <w:pPr>
      <w:spacing w:before="240" w:after="0" w:line="240" w:lineRule="auto"/>
    </w:pPr>
    <w:rPr>
      <w:rFonts w:ascii="Times New Roman" w:eastAsia="Times New Roman" w:hAnsi="Times New Roman" w:cs="Times New Roman"/>
      <w:sz w:val="22"/>
      <w:szCs w:val="24"/>
    </w:rPr>
  </w:style>
  <w:style w:type="character" w:customStyle="1" w:styleId="Response1Char1">
    <w:name w:val="*Response 1 Char1"/>
    <w:link w:val="Response1"/>
    <w:rsid w:val="00BC0A45"/>
    <w:rPr>
      <w:rFonts w:ascii="Times New Roman" w:eastAsia="Times New Roman" w:hAnsi="Times New Roman" w:cs="Times New Roman"/>
      <w:sz w:val="22"/>
      <w:szCs w:val="24"/>
    </w:rPr>
  </w:style>
  <w:style w:type="paragraph" w:styleId="TOC4">
    <w:name w:val="toc 4"/>
    <w:basedOn w:val="Normal"/>
    <w:next w:val="Normal"/>
    <w:autoRedefine/>
    <w:uiPriority w:val="39"/>
    <w:unhideWhenUsed/>
    <w:rsid w:val="00844A8C"/>
    <w:pPr>
      <w:spacing w:after="100"/>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844A8C"/>
    <w:pPr>
      <w:spacing w:after="100"/>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844A8C"/>
    <w:pPr>
      <w:spacing w:after="100"/>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844A8C"/>
    <w:pPr>
      <w:spacing w:after="100"/>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844A8C"/>
    <w:pPr>
      <w:spacing w:after="100"/>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844A8C"/>
    <w:pPr>
      <w:spacing w:after="100"/>
      <w:ind w:left="1760"/>
    </w:pPr>
    <w:rPr>
      <w:rFonts w:asciiTheme="minorHAnsi" w:eastAsiaTheme="minorEastAsia" w:hAnsiTheme="minorHAnsi" w:cstheme="minorBidi"/>
      <w:sz w:val="22"/>
      <w:szCs w:val="22"/>
    </w:rPr>
  </w:style>
  <w:style w:type="character" w:styleId="Strong">
    <w:name w:val="Strong"/>
    <w:basedOn w:val="DefaultParagraphFont"/>
    <w:uiPriority w:val="22"/>
    <w:qFormat/>
    <w:rsid w:val="002A0B21"/>
    <w:rPr>
      <w:b/>
      <w:bCs/>
    </w:rPr>
  </w:style>
  <w:style w:type="character" w:styleId="CommentReference">
    <w:name w:val="annotation reference"/>
    <w:basedOn w:val="DefaultParagraphFont"/>
    <w:uiPriority w:val="99"/>
    <w:semiHidden/>
    <w:unhideWhenUsed/>
    <w:rsid w:val="00633440"/>
    <w:rPr>
      <w:sz w:val="16"/>
      <w:szCs w:val="16"/>
    </w:rPr>
  </w:style>
  <w:style w:type="paragraph" w:styleId="CommentText">
    <w:name w:val="annotation text"/>
    <w:basedOn w:val="Normal"/>
    <w:link w:val="CommentTextChar"/>
    <w:uiPriority w:val="99"/>
    <w:semiHidden/>
    <w:unhideWhenUsed/>
    <w:rsid w:val="00633440"/>
    <w:pPr>
      <w:spacing w:after="0" w:line="240" w:lineRule="auto"/>
    </w:pPr>
    <w:rPr>
      <w:rFonts w:asciiTheme="minorHAnsi" w:hAnsiTheme="minorHAnsi" w:cstheme="minorBidi"/>
      <w:szCs w:val="20"/>
    </w:rPr>
  </w:style>
  <w:style w:type="character" w:customStyle="1" w:styleId="CommentTextChar">
    <w:name w:val="Comment Text Char"/>
    <w:basedOn w:val="DefaultParagraphFont"/>
    <w:link w:val="CommentText"/>
    <w:uiPriority w:val="99"/>
    <w:semiHidden/>
    <w:rsid w:val="00633440"/>
    <w:rPr>
      <w:rFonts w:asciiTheme="minorHAnsi" w:hAnsiTheme="minorHAnsi" w:cstheme="minorBidi"/>
      <w:szCs w:val="20"/>
    </w:rPr>
  </w:style>
  <w:style w:type="character" w:customStyle="1" w:styleId="CommentSubjectChar">
    <w:name w:val="Comment Subject Char"/>
    <w:basedOn w:val="CommentTextChar"/>
    <w:link w:val="CommentSubject"/>
    <w:uiPriority w:val="99"/>
    <w:semiHidden/>
    <w:rsid w:val="00633440"/>
    <w:rPr>
      <w:rFonts w:asciiTheme="minorHAnsi" w:hAnsiTheme="minorHAnsi" w:cstheme="minorBidi"/>
      <w:b/>
      <w:bCs/>
      <w:szCs w:val="20"/>
    </w:rPr>
  </w:style>
  <w:style w:type="paragraph" w:styleId="CommentSubject">
    <w:name w:val="annotation subject"/>
    <w:basedOn w:val="CommentText"/>
    <w:next w:val="CommentText"/>
    <w:link w:val="CommentSubjectChar"/>
    <w:uiPriority w:val="99"/>
    <w:semiHidden/>
    <w:unhideWhenUsed/>
    <w:rsid w:val="00633440"/>
    <w:pPr>
      <w:spacing w:after="160"/>
    </w:pPr>
    <w:rPr>
      <w:rFonts w:ascii="Calibri" w:hAnsi="Calibri" w:cstheme="majorBidi"/>
      <w:b/>
      <w:bCs/>
    </w:rPr>
  </w:style>
  <w:style w:type="character" w:customStyle="1" w:styleId="section-info-text1">
    <w:name w:val="section-info-text1"/>
    <w:basedOn w:val="DefaultParagraphFont"/>
    <w:rsid w:val="00633440"/>
  </w:style>
  <w:style w:type="table" w:styleId="LightList-Accent1">
    <w:name w:val="Light List Accent 1"/>
    <w:basedOn w:val="TableNormal"/>
    <w:uiPriority w:val="61"/>
    <w:rsid w:val="002F4DAE"/>
    <w:pPr>
      <w:spacing w:after="0" w:line="240" w:lineRule="auto"/>
    </w:pPr>
    <w:rPr>
      <w:rFonts w:asciiTheme="minorHAnsi" w:hAnsiTheme="minorHAnsi" w:cstheme="minorBidi"/>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character" w:customStyle="1" w:styleId="UnresolvedMention1">
    <w:name w:val="Unresolved Mention1"/>
    <w:basedOn w:val="DefaultParagraphFont"/>
    <w:uiPriority w:val="99"/>
    <w:semiHidden/>
    <w:unhideWhenUsed/>
    <w:rsid w:val="007915C5"/>
    <w:rPr>
      <w:color w:val="808080"/>
      <w:shd w:val="clear" w:color="auto" w:fill="E6E6E6"/>
    </w:rPr>
  </w:style>
  <w:style w:type="character" w:styleId="FollowedHyperlink">
    <w:name w:val="FollowedHyperlink"/>
    <w:basedOn w:val="DefaultParagraphFont"/>
    <w:uiPriority w:val="99"/>
    <w:semiHidden/>
    <w:unhideWhenUsed/>
    <w:rsid w:val="00F436DA"/>
    <w:rPr>
      <w:color w:val="954F72" w:themeColor="followedHyperlink"/>
      <w:u w:val="single"/>
    </w:rPr>
  </w:style>
  <w:style w:type="table" w:customStyle="1" w:styleId="SmartClassicTable">
    <w:name w:val="Smart Classic Table"/>
    <w:basedOn w:val="TableNormal"/>
    <w:uiPriority w:val="99"/>
    <w:qFormat/>
    <w:rsid w:val="00363A1A"/>
    <w:pPr>
      <w:spacing w:before="60" w:after="60" w:line="240" w:lineRule="auto"/>
    </w:pPr>
    <w:rPr>
      <w:rFonts w:ascii="Georgia" w:eastAsiaTheme="minorEastAsia" w:hAnsi="Georgia" w:cstheme="minorBidi"/>
      <w:szCs w:val="22"/>
    </w:r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Pr>
    <w:tblStylePr w:type="firstRow">
      <w:rPr>
        <w:rFonts w:ascii="Georgia" w:hAnsi="Georgia"/>
        <w:b/>
        <w:color w:val="44546A" w:themeColor="text2"/>
        <w:sz w:val="22"/>
      </w:rPr>
    </w:tblStylePr>
  </w:style>
  <w:style w:type="paragraph" w:styleId="ListBullet">
    <w:name w:val="List Bullet"/>
    <w:basedOn w:val="Normal"/>
    <w:unhideWhenUsed/>
    <w:rsid w:val="00643916"/>
    <w:pPr>
      <w:numPr>
        <w:numId w:val="2"/>
      </w:numPr>
      <w:contextualSpacing/>
    </w:pPr>
  </w:style>
  <w:style w:type="paragraph" w:styleId="Revision">
    <w:name w:val="Revision"/>
    <w:hidden/>
    <w:uiPriority w:val="99"/>
    <w:semiHidden/>
    <w:rsid w:val="00463D5C"/>
    <w:pPr>
      <w:spacing w:after="0" w:line="240" w:lineRule="auto"/>
    </w:pPr>
  </w:style>
  <w:style w:type="character" w:customStyle="1" w:styleId="Heading6Char">
    <w:name w:val="Heading 6 Char"/>
    <w:basedOn w:val="DefaultParagraphFont"/>
    <w:link w:val="Heading6"/>
    <w:uiPriority w:val="9"/>
    <w:rsid w:val="00EE4B53"/>
    <w:rPr>
      <w:rFonts w:asciiTheme="majorHAnsi" w:eastAsiaTheme="majorEastAsia" w:hAnsiTheme="majorHAnsi"/>
      <w:color w:val="1F4D78" w:themeColor="accent1" w:themeShade="7F"/>
    </w:rPr>
  </w:style>
  <w:style w:type="paragraph" w:customStyle="1" w:styleId="AfterTable">
    <w:name w:val="After Table"/>
    <w:basedOn w:val="Normal"/>
    <w:next w:val="Normal"/>
    <w:rsid w:val="00EE4B53"/>
    <w:pPr>
      <w:keepLines/>
      <w:widowControl w:val="0"/>
      <w:spacing w:before="240" w:after="120" w:line="240" w:lineRule="auto"/>
    </w:pPr>
    <w:rPr>
      <w:rFonts w:ascii="Arial" w:eastAsia="Times New Roman" w:hAnsi="Arial" w:cs="Times New Roman"/>
      <w:szCs w:val="20"/>
    </w:rPr>
  </w:style>
  <w:style w:type="paragraph" w:customStyle="1" w:styleId="Table">
    <w:name w:val="Table"/>
    <w:aliases w:val="Heading"/>
    <w:link w:val="TableChar1"/>
    <w:rsid w:val="00EE4B53"/>
    <w:pPr>
      <w:widowControl w:val="0"/>
      <w:spacing w:before="60" w:after="20"/>
    </w:pPr>
    <w:rPr>
      <w:rFonts w:ascii="Arial Narrow" w:eastAsia="Times New Roman" w:hAnsi="Arial Narrow" w:cs="Times New Roman"/>
      <w:color w:val="000000"/>
      <w:szCs w:val="20"/>
    </w:rPr>
  </w:style>
  <w:style w:type="paragraph" w:customStyle="1" w:styleId="Code">
    <w:name w:val="Code"/>
    <w:rsid w:val="00EE4B53"/>
    <w:pPr>
      <w:spacing w:after="0" w:line="240" w:lineRule="auto"/>
      <w:ind w:left="360"/>
    </w:pPr>
    <w:rPr>
      <w:rFonts w:ascii="Courier New" w:eastAsia="Times New Roman" w:hAnsi="Courier New" w:cs="Times New Roman"/>
      <w:sz w:val="18"/>
      <w:szCs w:val="20"/>
    </w:rPr>
  </w:style>
  <w:style w:type="character" w:customStyle="1" w:styleId="datadc-varc-none-30-0">
    <w:name w:val="data dc-varc-none-30-0"/>
    <w:basedOn w:val="DefaultParagraphFont"/>
    <w:rsid w:val="00EE4B53"/>
  </w:style>
  <w:style w:type="paragraph" w:customStyle="1" w:styleId="Heading71">
    <w:name w:val="Heading 71"/>
    <w:basedOn w:val="Normal"/>
    <w:next w:val="Normal"/>
    <w:unhideWhenUsed/>
    <w:qFormat/>
    <w:rsid w:val="0009239B"/>
    <w:pPr>
      <w:keepNext/>
      <w:keepLines/>
      <w:spacing w:before="200" w:after="0" w:line="276" w:lineRule="auto"/>
      <w:ind w:left="5040" w:hanging="360"/>
      <w:outlineLvl w:val="6"/>
    </w:pPr>
    <w:rPr>
      <w:rFonts w:ascii="Cambria" w:eastAsia="Times New Roman" w:hAnsi="Cambria"/>
      <w:i/>
      <w:iCs/>
      <w:color w:val="404040"/>
      <w:szCs w:val="22"/>
    </w:rPr>
  </w:style>
  <w:style w:type="paragraph" w:customStyle="1" w:styleId="Heading81">
    <w:name w:val="Heading 81"/>
    <w:basedOn w:val="Normal"/>
    <w:next w:val="Normal"/>
    <w:unhideWhenUsed/>
    <w:qFormat/>
    <w:rsid w:val="0009239B"/>
    <w:pPr>
      <w:keepNext/>
      <w:keepLines/>
      <w:spacing w:before="200" w:after="0" w:line="276" w:lineRule="auto"/>
      <w:ind w:left="5760" w:hanging="360"/>
      <w:outlineLvl w:val="7"/>
    </w:pPr>
    <w:rPr>
      <w:rFonts w:ascii="Cambria" w:eastAsia="Times New Roman" w:hAnsi="Cambria"/>
      <w:color w:val="4F81BD"/>
      <w:szCs w:val="20"/>
    </w:rPr>
  </w:style>
  <w:style w:type="paragraph" w:customStyle="1" w:styleId="Heading91">
    <w:name w:val="Heading 91"/>
    <w:basedOn w:val="Normal"/>
    <w:next w:val="Normal"/>
    <w:unhideWhenUsed/>
    <w:qFormat/>
    <w:rsid w:val="0009239B"/>
    <w:pPr>
      <w:keepNext/>
      <w:keepLines/>
      <w:spacing w:before="200" w:after="0" w:line="276" w:lineRule="auto"/>
      <w:ind w:left="6480" w:hanging="360"/>
      <w:outlineLvl w:val="8"/>
    </w:pPr>
    <w:rPr>
      <w:rFonts w:ascii="Cambria" w:eastAsia="Times New Roman" w:hAnsi="Cambria"/>
      <w:i/>
      <w:iCs/>
      <w:color w:val="404040"/>
      <w:szCs w:val="20"/>
    </w:rPr>
  </w:style>
  <w:style w:type="numbering" w:customStyle="1" w:styleId="NoList1">
    <w:name w:val="No List1"/>
    <w:next w:val="NoList"/>
    <w:uiPriority w:val="99"/>
    <w:semiHidden/>
    <w:unhideWhenUsed/>
    <w:rsid w:val="0009239B"/>
  </w:style>
  <w:style w:type="paragraph" w:customStyle="1" w:styleId="Title1">
    <w:name w:val="Title1"/>
    <w:basedOn w:val="Normal"/>
    <w:next w:val="Normal"/>
    <w:uiPriority w:val="10"/>
    <w:qFormat/>
    <w:rsid w:val="0009239B"/>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paragraph" w:customStyle="1" w:styleId="Subtitle1">
    <w:name w:val="Subtitle1"/>
    <w:basedOn w:val="Normal"/>
    <w:next w:val="Normal"/>
    <w:uiPriority w:val="11"/>
    <w:qFormat/>
    <w:rsid w:val="0009239B"/>
    <w:pPr>
      <w:numPr>
        <w:ilvl w:val="1"/>
      </w:numPr>
      <w:spacing w:after="200" w:line="276" w:lineRule="auto"/>
    </w:pPr>
    <w:rPr>
      <w:rFonts w:ascii="Cambria" w:eastAsia="Times New Roman" w:hAnsi="Cambria"/>
      <w:i/>
      <w:iCs/>
      <w:color w:val="4F81BD"/>
      <w:spacing w:val="15"/>
      <w:sz w:val="24"/>
      <w:szCs w:val="24"/>
    </w:rPr>
  </w:style>
  <w:style w:type="character" w:customStyle="1" w:styleId="Heading7Char">
    <w:name w:val="Heading 7 Char"/>
    <w:basedOn w:val="DefaultParagraphFont"/>
    <w:link w:val="Heading7"/>
    <w:uiPriority w:val="9"/>
    <w:semiHidden/>
    <w:rsid w:val="0009239B"/>
    <w:rPr>
      <w:rFonts w:ascii="Cambria" w:eastAsia="Times New Roman" w:hAnsi="Cambria" w:cs="Times New Roman"/>
      <w:i/>
      <w:iCs/>
      <w:color w:val="404040"/>
    </w:rPr>
  </w:style>
  <w:style w:type="character" w:customStyle="1" w:styleId="Heading8Char">
    <w:name w:val="Heading 8 Char"/>
    <w:basedOn w:val="DefaultParagraphFont"/>
    <w:link w:val="Heading8"/>
    <w:uiPriority w:val="9"/>
    <w:semiHidden/>
    <w:rsid w:val="0009239B"/>
    <w:rPr>
      <w:rFonts w:ascii="Cambria" w:eastAsia="Times New Roman" w:hAnsi="Cambria" w:cs="Times New Roman"/>
      <w:color w:val="4F81BD"/>
      <w:sz w:val="20"/>
      <w:szCs w:val="20"/>
    </w:rPr>
  </w:style>
  <w:style w:type="character" w:customStyle="1" w:styleId="Heading9Char">
    <w:name w:val="Heading 9 Char"/>
    <w:basedOn w:val="DefaultParagraphFont"/>
    <w:link w:val="Heading9"/>
    <w:uiPriority w:val="9"/>
    <w:semiHidden/>
    <w:rsid w:val="0009239B"/>
    <w:rPr>
      <w:rFonts w:ascii="Cambria" w:eastAsia="Times New Roman" w:hAnsi="Cambria" w:cs="Times New Roman"/>
      <w:i/>
      <w:iCs/>
      <w:color w:val="404040"/>
      <w:sz w:val="20"/>
      <w:szCs w:val="20"/>
    </w:rPr>
  </w:style>
  <w:style w:type="paragraph" w:customStyle="1" w:styleId="Caption1">
    <w:name w:val="Caption1"/>
    <w:basedOn w:val="Normal"/>
    <w:next w:val="Normal"/>
    <w:uiPriority w:val="35"/>
    <w:semiHidden/>
    <w:unhideWhenUsed/>
    <w:qFormat/>
    <w:rsid w:val="0009239B"/>
    <w:pPr>
      <w:spacing w:after="200" w:line="240" w:lineRule="auto"/>
    </w:pPr>
    <w:rPr>
      <w:rFonts w:ascii="EYInterstate" w:eastAsia="Times New Roman" w:hAnsi="EYInterstate" w:cs="Times New Roman"/>
      <w:b/>
      <w:bCs/>
      <w:color w:val="4F81BD"/>
      <w:sz w:val="18"/>
      <w:szCs w:val="18"/>
    </w:rPr>
  </w:style>
  <w:style w:type="character" w:customStyle="1" w:styleId="TitleChar">
    <w:name w:val="Title Char"/>
    <w:basedOn w:val="DefaultParagraphFont"/>
    <w:link w:val="Title"/>
    <w:uiPriority w:val="10"/>
    <w:rsid w:val="0009239B"/>
    <w:rPr>
      <w:rFonts w:ascii="Cambria" w:eastAsia="Times New Roman" w:hAnsi="Cambria" w:cs="Times New Roman"/>
      <w:color w:val="17365D"/>
      <w:spacing w:val="5"/>
      <w:kern w:val="28"/>
      <w:sz w:val="52"/>
      <w:szCs w:val="52"/>
    </w:rPr>
  </w:style>
  <w:style w:type="character" w:customStyle="1" w:styleId="SubtitleChar">
    <w:name w:val="Subtitle Char"/>
    <w:basedOn w:val="DefaultParagraphFont"/>
    <w:link w:val="Subtitle"/>
    <w:uiPriority w:val="11"/>
    <w:rsid w:val="0009239B"/>
    <w:rPr>
      <w:rFonts w:ascii="Cambria" w:eastAsia="Times New Roman" w:hAnsi="Cambria" w:cs="Times New Roman"/>
      <w:i/>
      <w:iCs/>
      <w:color w:val="4F81BD"/>
      <w:spacing w:val="15"/>
      <w:sz w:val="24"/>
      <w:szCs w:val="24"/>
    </w:rPr>
  </w:style>
  <w:style w:type="character" w:styleId="Emphasis">
    <w:name w:val="Emphasis"/>
    <w:basedOn w:val="DefaultParagraphFont"/>
    <w:uiPriority w:val="20"/>
    <w:qFormat/>
    <w:rsid w:val="0009239B"/>
    <w:rPr>
      <w:i/>
      <w:iCs/>
    </w:rPr>
  </w:style>
  <w:style w:type="paragraph" w:styleId="NoSpacing">
    <w:name w:val="No Spacing"/>
    <w:uiPriority w:val="1"/>
    <w:qFormat/>
    <w:rsid w:val="0009239B"/>
    <w:pPr>
      <w:spacing w:after="0" w:line="240" w:lineRule="auto"/>
    </w:pPr>
    <w:rPr>
      <w:rFonts w:eastAsia="Times New Roman" w:cs="Times New Roman"/>
      <w:sz w:val="22"/>
      <w:szCs w:val="22"/>
    </w:rPr>
  </w:style>
  <w:style w:type="paragraph" w:customStyle="1" w:styleId="Quote1">
    <w:name w:val="Quote1"/>
    <w:basedOn w:val="Normal"/>
    <w:next w:val="Normal"/>
    <w:uiPriority w:val="29"/>
    <w:qFormat/>
    <w:rsid w:val="0009239B"/>
    <w:pPr>
      <w:spacing w:after="200" w:line="276" w:lineRule="auto"/>
    </w:pPr>
    <w:rPr>
      <w:rFonts w:ascii="EYInterstate" w:eastAsia="Times New Roman" w:hAnsi="EYInterstate" w:cs="Times New Roman"/>
      <w:i/>
      <w:iCs/>
      <w:color w:val="000000"/>
      <w:szCs w:val="22"/>
    </w:rPr>
  </w:style>
  <w:style w:type="character" w:customStyle="1" w:styleId="QuoteChar">
    <w:name w:val="Quote Char"/>
    <w:basedOn w:val="DefaultParagraphFont"/>
    <w:link w:val="Quote"/>
    <w:uiPriority w:val="29"/>
    <w:rsid w:val="0009239B"/>
    <w:rPr>
      <w:i/>
      <w:iCs/>
      <w:color w:val="000000"/>
    </w:rPr>
  </w:style>
  <w:style w:type="paragraph" w:customStyle="1" w:styleId="IntenseQuote1">
    <w:name w:val="Intense Quote1"/>
    <w:basedOn w:val="Normal"/>
    <w:next w:val="Normal"/>
    <w:uiPriority w:val="30"/>
    <w:qFormat/>
    <w:rsid w:val="0009239B"/>
    <w:pPr>
      <w:pBdr>
        <w:bottom w:val="single" w:sz="4" w:space="4" w:color="4F81BD"/>
      </w:pBdr>
      <w:spacing w:before="200" w:after="280" w:line="276" w:lineRule="auto"/>
      <w:ind w:left="936" w:right="936"/>
    </w:pPr>
    <w:rPr>
      <w:rFonts w:ascii="EYInterstate" w:eastAsia="Times New Roman" w:hAnsi="EYInterstate" w:cs="Times New Roman"/>
      <w:b/>
      <w:bCs/>
      <w:i/>
      <w:iCs/>
      <w:color w:val="4F81BD"/>
      <w:szCs w:val="22"/>
    </w:rPr>
  </w:style>
  <w:style w:type="character" w:customStyle="1" w:styleId="IntenseQuoteChar">
    <w:name w:val="Intense Quote Char"/>
    <w:basedOn w:val="DefaultParagraphFont"/>
    <w:link w:val="IntenseQuote"/>
    <w:uiPriority w:val="30"/>
    <w:rsid w:val="0009239B"/>
    <w:rPr>
      <w:b/>
      <w:bCs/>
      <w:i/>
      <w:iCs/>
      <w:color w:val="4F81BD"/>
    </w:rPr>
  </w:style>
  <w:style w:type="character" w:customStyle="1" w:styleId="SubtleEmphasis1">
    <w:name w:val="Subtle Emphasis1"/>
    <w:basedOn w:val="DefaultParagraphFont"/>
    <w:uiPriority w:val="19"/>
    <w:qFormat/>
    <w:rsid w:val="0009239B"/>
    <w:rPr>
      <w:i/>
      <w:iCs/>
      <w:color w:val="808080"/>
    </w:rPr>
  </w:style>
  <w:style w:type="character" w:customStyle="1" w:styleId="IntenseEmphasis1">
    <w:name w:val="Intense Emphasis1"/>
    <w:basedOn w:val="DefaultParagraphFont"/>
    <w:uiPriority w:val="21"/>
    <w:qFormat/>
    <w:rsid w:val="0009239B"/>
    <w:rPr>
      <w:b/>
      <w:bCs/>
      <w:i/>
      <w:iCs/>
      <w:color w:val="4F81BD"/>
    </w:rPr>
  </w:style>
  <w:style w:type="character" w:customStyle="1" w:styleId="SubtleReference1">
    <w:name w:val="Subtle Reference1"/>
    <w:basedOn w:val="DefaultParagraphFont"/>
    <w:uiPriority w:val="31"/>
    <w:qFormat/>
    <w:rsid w:val="0009239B"/>
    <w:rPr>
      <w:smallCaps/>
      <w:color w:val="C0504D"/>
      <w:u w:val="single"/>
    </w:rPr>
  </w:style>
  <w:style w:type="character" w:customStyle="1" w:styleId="IntenseReference1">
    <w:name w:val="Intense Reference1"/>
    <w:basedOn w:val="DefaultParagraphFont"/>
    <w:uiPriority w:val="32"/>
    <w:qFormat/>
    <w:rsid w:val="0009239B"/>
    <w:rPr>
      <w:b/>
      <w:bCs/>
      <w:smallCaps/>
      <w:color w:val="C0504D"/>
      <w:spacing w:val="5"/>
      <w:u w:val="single"/>
    </w:rPr>
  </w:style>
  <w:style w:type="character" w:styleId="BookTitle">
    <w:name w:val="Book Title"/>
    <w:basedOn w:val="DefaultParagraphFont"/>
    <w:uiPriority w:val="33"/>
    <w:qFormat/>
    <w:rsid w:val="0009239B"/>
    <w:rPr>
      <w:b/>
      <w:bCs/>
      <w:smallCaps/>
      <w:spacing w:val="5"/>
    </w:rPr>
  </w:style>
  <w:style w:type="paragraph" w:customStyle="1" w:styleId="NormalIndent02">
    <w:name w:val="Normal_Indent02"/>
    <w:basedOn w:val="Normal"/>
    <w:rsid w:val="0009239B"/>
    <w:pPr>
      <w:spacing w:before="120" w:after="120" w:line="240" w:lineRule="auto"/>
      <w:ind w:left="851"/>
    </w:pPr>
    <w:rPr>
      <w:rFonts w:ascii="Times New Roman" w:eastAsia="Times New Roman" w:hAnsi="Times New Roman" w:cs="Times New Roman"/>
      <w:sz w:val="24"/>
      <w:szCs w:val="20"/>
      <w:lang w:val="en-AU" w:eastAsia="en-AU"/>
    </w:rPr>
  </w:style>
  <w:style w:type="paragraph" w:customStyle="1" w:styleId="boxtext">
    <w:name w:val="box text"/>
    <w:rsid w:val="0009239B"/>
    <w:pPr>
      <w:spacing w:after="0" w:line="240" w:lineRule="auto"/>
      <w:jc w:val="center"/>
    </w:pPr>
    <w:rPr>
      <w:rFonts w:ascii="Arial" w:eastAsia="Times New Roman" w:hAnsi="Arial" w:cs="Times New Roman"/>
      <w:b/>
      <w:i/>
      <w:noProof/>
      <w:color w:val="FFFFFF"/>
      <w:sz w:val="80"/>
      <w:szCs w:val="20"/>
    </w:rPr>
  </w:style>
  <w:style w:type="paragraph" w:customStyle="1" w:styleId="DocGuide">
    <w:name w:val="Doc Guide"/>
    <w:basedOn w:val="Normal"/>
    <w:rsid w:val="0009239B"/>
    <w:pPr>
      <w:keepLines/>
      <w:widowControl w:val="0"/>
      <w:shd w:val="pct5" w:color="auto" w:fill="FFFFFF"/>
      <w:spacing w:before="160" w:line="240" w:lineRule="auto"/>
    </w:pPr>
    <w:rPr>
      <w:rFonts w:ascii="Arial" w:eastAsia="Times New Roman" w:hAnsi="Arial" w:cs="Times New Roman"/>
      <w:color w:val="808080"/>
      <w:sz w:val="16"/>
      <w:szCs w:val="20"/>
    </w:rPr>
  </w:style>
  <w:style w:type="paragraph" w:customStyle="1" w:styleId="TableHead">
    <w:name w:val="Table Head"/>
    <w:rsid w:val="0009239B"/>
    <w:pPr>
      <w:widowControl w:val="0"/>
      <w:pBdr>
        <w:top w:val="single" w:sz="12" w:space="1" w:color="C0C0C0"/>
        <w:left w:val="single" w:sz="12" w:space="4" w:color="C0C0C0"/>
        <w:bottom w:val="single" w:sz="12" w:space="1" w:color="C0C0C0"/>
        <w:right w:val="single" w:sz="12" w:space="4" w:color="C0C0C0"/>
      </w:pBdr>
      <w:shd w:val="pct25" w:color="auto" w:fill="FFFFFF"/>
      <w:spacing w:after="0" w:line="240" w:lineRule="auto"/>
      <w:jc w:val="center"/>
    </w:pPr>
    <w:rPr>
      <w:rFonts w:ascii="Arial" w:eastAsia="Times New Roman" w:hAnsi="Arial" w:cs="Times New Roman"/>
      <w:b/>
      <w:color w:val="000000"/>
      <w:szCs w:val="20"/>
    </w:rPr>
  </w:style>
  <w:style w:type="paragraph" w:styleId="ListBullet2">
    <w:name w:val="List Bullet 2"/>
    <w:basedOn w:val="Normal"/>
    <w:uiPriority w:val="99"/>
    <w:semiHidden/>
    <w:unhideWhenUsed/>
    <w:rsid w:val="0009239B"/>
    <w:pPr>
      <w:numPr>
        <w:numId w:val="4"/>
      </w:numPr>
      <w:tabs>
        <w:tab w:val="clear" w:pos="720"/>
      </w:tabs>
      <w:spacing w:after="200" w:line="276" w:lineRule="auto"/>
      <w:ind w:left="360"/>
      <w:contextualSpacing/>
    </w:pPr>
    <w:rPr>
      <w:rFonts w:ascii="EYInterstate" w:eastAsia="Times New Roman" w:hAnsi="EYInterstate" w:cs="Times New Roman"/>
      <w:szCs w:val="22"/>
    </w:rPr>
  </w:style>
  <w:style w:type="paragraph" w:customStyle="1" w:styleId="TableHead0">
    <w:name w:val="TableHead"/>
    <w:basedOn w:val="Normal"/>
    <w:next w:val="Normal"/>
    <w:rsid w:val="0009239B"/>
    <w:pPr>
      <w:widowControl w:val="0"/>
      <w:spacing w:before="120" w:after="120" w:line="240" w:lineRule="auto"/>
    </w:pPr>
    <w:rPr>
      <w:rFonts w:ascii="Arial" w:eastAsia="Times New Roman" w:hAnsi="Arial" w:cs="Times New Roman"/>
      <w:b/>
      <w:bCs/>
      <w:color w:val="000000"/>
      <w:szCs w:val="22"/>
      <w:lang w:val="en-GB"/>
    </w:rPr>
  </w:style>
  <w:style w:type="paragraph" w:customStyle="1" w:styleId="Note">
    <w:name w:val="Note"/>
    <w:basedOn w:val="Normal"/>
    <w:autoRedefine/>
    <w:rsid w:val="0009239B"/>
    <w:pPr>
      <w:keepLines/>
      <w:widowControl w:val="0"/>
      <w:pBdr>
        <w:top w:val="threeDEngrave" w:sz="24" w:space="1" w:color="auto"/>
        <w:left w:val="threeDEngrave" w:sz="24" w:space="4" w:color="auto"/>
        <w:bottom w:val="threeDEmboss" w:sz="24" w:space="1" w:color="auto"/>
        <w:right w:val="threeDEmboss" w:sz="24" w:space="4" w:color="auto"/>
      </w:pBdr>
      <w:shd w:val="clear" w:color="auto" w:fill="FFFF00"/>
      <w:spacing w:before="240" w:after="240" w:line="240" w:lineRule="auto"/>
    </w:pPr>
    <w:rPr>
      <w:rFonts w:ascii="Arial" w:eastAsia="Times New Roman" w:hAnsi="Arial" w:cs="Times New Roman"/>
      <w:color w:val="000000"/>
      <w:szCs w:val="20"/>
    </w:rPr>
  </w:style>
  <w:style w:type="table" w:customStyle="1" w:styleId="TableGrid1">
    <w:name w:val="Table Grid1"/>
    <w:basedOn w:val="TableNormal"/>
    <w:next w:val="TableGrid"/>
    <w:rsid w:val="0009239B"/>
    <w:pPr>
      <w:spacing w:after="0" w:line="240" w:lineRule="auto"/>
    </w:pPr>
    <w:rPr>
      <w:rFonts w:ascii="Times New Roman" w:eastAsia="Times New Roman" w:hAnsi="Times New Roman" w:cs="Times New Roman"/>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basedOn w:val="DefaultParagraphFont"/>
    <w:rsid w:val="0009239B"/>
  </w:style>
  <w:style w:type="character" w:customStyle="1" w:styleId="TableChar1">
    <w:name w:val="Table Char1"/>
    <w:basedOn w:val="DefaultParagraphFont"/>
    <w:link w:val="Table"/>
    <w:rsid w:val="0009239B"/>
    <w:rPr>
      <w:rFonts w:ascii="Arial Narrow" w:eastAsia="Times New Roman" w:hAnsi="Arial Narrow" w:cs="Times New Roman"/>
      <w:color w:val="000000"/>
      <w:szCs w:val="20"/>
    </w:rPr>
  </w:style>
  <w:style w:type="character" w:customStyle="1" w:styleId="Heading7Char1">
    <w:name w:val="Heading 7 Char1"/>
    <w:basedOn w:val="DefaultParagraphFont"/>
    <w:uiPriority w:val="9"/>
    <w:semiHidden/>
    <w:rsid w:val="0009239B"/>
    <w:rPr>
      <w:rFonts w:asciiTheme="majorHAnsi" w:eastAsiaTheme="majorEastAsia" w:hAnsiTheme="majorHAnsi"/>
      <w:i/>
      <w:iCs/>
      <w:color w:val="1F4D78" w:themeColor="accent1" w:themeShade="7F"/>
    </w:rPr>
  </w:style>
  <w:style w:type="character" w:customStyle="1" w:styleId="Heading8Char1">
    <w:name w:val="Heading 8 Char1"/>
    <w:basedOn w:val="DefaultParagraphFont"/>
    <w:uiPriority w:val="9"/>
    <w:semiHidden/>
    <w:rsid w:val="0009239B"/>
    <w:rPr>
      <w:rFonts w:asciiTheme="majorHAnsi" w:eastAsiaTheme="majorEastAsia" w:hAnsiTheme="majorHAnsi"/>
      <w:color w:val="272727" w:themeColor="text1" w:themeTint="D8"/>
      <w:sz w:val="21"/>
      <w:szCs w:val="21"/>
    </w:rPr>
  </w:style>
  <w:style w:type="character" w:customStyle="1" w:styleId="Heading9Char1">
    <w:name w:val="Heading 9 Char1"/>
    <w:basedOn w:val="DefaultParagraphFont"/>
    <w:uiPriority w:val="9"/>
    <w:semiHidden/>
    <w:rsid w:val="0009239B"/>
    <w:rPr>
      <w:rFonts w:asciiTheme="majorHAnsi" w:eastAsiaTheme="majorEastAsia" w:hAnsiTheme="majorHAnsi"/>
      <w:i/>
      <w:iCs/>
      <w:color w:val="272727" w:themeColor="text1" w:themeTint="D8"/>
      <w:sz w:val="21"/>
      <w:szCs w:val="21"/>
    </w:rPr>
  </w:style>
  <w:style w:type="paragraph" w:styleId="Title">
    <w:name w:val="Title"/>
    <w:basedOn w:val="Normal"/>
    <w:next w:val="Normal"/>
    <w:link w:val="TitleChar"/>
    <w:uiPriority w:val="10"/>
    <w:qFormat/>
    <w:rsid w:val="0009239B"/>
    <w:pPr>
      <w:spacing w:after="0" w:line="240" w:lineRule="auto"/>
      <w:contextualSpacing/>
    </w:pPr>
    <w:rPr>
      <w:rFonts w:ascii="Cambria" w:eastAsia="Times New Roman" w:hAnsi="Cambria" w:cs="Times New Roman"/>
      <w:color w:val="17365D"/>
      <w:spacing w:val="5"/>
      <w:kern w:val="28"/>
      <w:sz w:val="52"/>
      <w:szCs w:val="52"/>
    </w:rPr>
  </w:style>
  <w:style w:type="character" w:customStyle="1" w:styleId="TitleChar1">
    <w:name w:val="Title Char1"/>
    <w:basedOn w:val="DefaultParagraphFont"/>
    <w:uiPriority w:val="10"/>
    <w:rsid w:val="0009239B"/>
    <w:rPr>
      <w:rFonts w:asciiTheme="majorHAnsi" w:eastAsiaTheme="majorEastAsia" w:hAnsiTheme="majorHAnsi"/>
      <w:spacing w:val="-10"/>
      <w:kern w:val="28"/>
      <w:sz w:val="56"/>
      <w:szCs w:val="56"/>
    </w:rPr>
  </w:style>
  <w:style w:type="paragraph" w:styleId="Subtitle">
    <w:name w:val="Subtitle"/>
    <w:basedOn w:val="Normal"/>
    <w:next w:val="Normal"/>
    <w:link w:val="SubtitleChar"/>
    <w:uiPriority w:val="11"/>
    <w:qFormat/>
    <w:rsid w:val="0009239B"/>
    <w:pPr>
      <w:numPr>
        <w:ilvl w:val="1"/>
      </w:numPr>
    </w:pPr>
    <w:rPr>
      <w:rFonts w:ascii="Cambria" w:eastAsia="Times New Roman" w:hAnsi="Cambria" w:cs="Times New Roman"/>
      <w:i/>
      <w:iCs/>
      <w:color w:val="4F81BD"/>
      <w:spacing w:val="15"/>
      <w:sz w:val="24"/>
      <w:szCs w:val="24"/>
    </w:rPr>
  </w:style>
  <w:style w:type="character" w:customStyle="1" w:styleId="SubtitleChar1">
    <w:name w:val="Subtitle Char1"/>
    <w:basedOn w:val="DefaultParagraphFont"/>
    <w:uiPriority w:val="11"/>
    <w:rsid w:val="0009239B"/>
    <w:rPr>
      <w:rFonts w:asciiTheme="minorHAnsi" w:eastAsiaTheme="minorEastAsia" w:hAnsiTheme="minorHAnsi" w:cstheme="minorBidi"/>
      <w:color w:val="5A5A5A" w:themeColor="text1" w:themeTint="A5"/>
      <w:spacing w:val="15"/>
      <w:sz w:val="22"/>
      <w:szCs w:val="22"/>
    </w:rPr>
  </w:style>
  <w:style w:type="paragraph" w:styleId="Quote">
    <w:name w:val="Quote"/>
    <w:basedOn w:val="Normal"/>
    <w:next w:val="Normal"/>
    <w:link w:val="QuoteChar"/>
    <w:uiPriority w:val="29"/>
    <w:qFormat/>
    <w:rsid w:val="0009239B"/>
    <w:pPr>
      <w:spacing w:before="200"/>
      <w:ind w:left="864" w:right="864"/>
      <w:jc w:val="center"/>
    </w:pPr>
    <w:rPr>
      <w:i/>
      <w:iCs/>
      <w:color w:val="000000"/>
    </w:rPr>
  </w:style>
  <w:style w:type="character" w:customStyle="1" w:styleId="QuoteChar1">
    <w:name w:val="Quote Char1"/>
    <w:basedOn w:val="DefaultParagraphFont"/>
    <w:uiPriority w:val="29"/>
    <w:rsid w:val="0009239B"/>
    <w:rPr>
      <w:i/>
      <w:iCs/>
      <w:color w:val="404040" w:themeColor="text1" w:themeTint="BF"/>
    </w:rPr>
  </w:style>
  <w:style w:type="paragraph" w:styleId="IntenseQuote">
    <w:name w:val="Intense Quote"/>
    <w:basedOn w:val="Normal"/>
    <w:next w:val="Normal"/>
    <w:link w:val="IntenseQuoteChar"/>
    <w:uiPriority w:val="30"/>
    <w:qFormat/>
    <w:rsid w:val="0009239B"/>
    <w:pPr>
      <w:pBdr>
        <w:top w:val="single" w:sz="4" w:space="10" w:color="5B9BD5" w:themeColor="accent1"/>
        <w:bottom w:val="single" w:sz="4" w:space="10" w:color="5B9BD5" w:themeColor="accent1"/>
      </w:pBdr>
      <w:spacing w:before="360" w:after="360"/>
      <w:ind w:left="864" w:right="864"/>
      <w:jc w:val="center"/>
    </w:pPr>
    <w:rPr>
      <w:b/>
      <w:bCs/>
      <w:i/>
      <w:iCs/>
      <w:color w:val="4F81BD"/>
    </w:rPr>
  </w:style>
  <w:style w:type="character" w:customStyle="1" w:styleId="IntenseQuoteChar1">
    <w:name w:val="Intense Quote Char1"/>
    <w:basedOn w:val="DefaultParagraphFont"/>
    <w:uiPriority w:val="30"/>
    <w:rsid w:val="0009239B"/>
    <w:rPr>
      <w:i/>
      <w:iCs/>
      <w:color w:val="5B9BD5" w:themeColor="accent1"/>
    </w:rPr>
  </w:style>
  <w:style w:type="character" w:styleId="SubtleEmphasis">
    <w:name w:val="Subtle Emphasis"/>
    <w:basedOn w:val="DefaultParagraphFont"/>
    <w:uiPriority w:val="19"/>
    <w:qFormat/>
    <w:rsid w:val="0009239B"/>
    <w:rPr>
      <w:i/>
      <w:iCs/>
      <w:color w:val="404040" w:themeColor="text1" w:themeTint="BF"/>
    </w:rPr>
  </w:style>
  <w:style w:type="character" w:styleId="IntenseEmphasis">
    <w:name w:val="Intense Emphasis"/>
    <w:basedOn w:val="DefaultParagraphFont"/>
    <w:uiPriority w:val="21"/>
    <w:qFormat/>
    <w:rsid w:val="0009239B"/>
    <w:rPr>
      <w:i/>
      <w:iCs/>
      <w:color w:val="5B9BD5" w:themeColor="accent1"/>
    </w:rPr>
  </w:style>
  <w:style w:type="character" w:styleId="SubtleReference">
    <w:name w:val="Subtle Reference"/>
    <w:basedOn w:val="DefaultParagraphFont"/>
    <w:uiPriority w:val="31"/>
    <w:qFormat/>
    <w:rsid w:val="0009239B"/>
    <w:rPr>
      <w:smallCaps/>
      <w:color w:val="5A5A5A" w:themeColor="text1" w:themeTint="A5"/>
    </w:rPr>
  </w:style>
  <w:style w:type="character" w:styleId="IntenseReference">
    <w:name w:val="Intense Reference"/>
    <w:basedOn w:val="DefaultParagraphFont"/>
    <w:uiPriority w:val="32"/>
    <w:qFormat/>
    <w:rsid w:val="0009239B"/>
    <w:rPr>
      <w:b/>
      <w:bCs/>
      <w:smallCaps/>
      <w:color w:val="5B9BD5" w:themeColor="accent1"/>
      <w:spacing w:val="5"/>
    </w:rPr>
  </w:style>
  <w:style w:type="paragraph" w:customStyle="1" w:styleId="Bulletcopy">
    <w:name w:val="Bullet copy"/>
    <w:basedOn w:val="Normal"/>
    <w:rsid w:val="00EB77EE"/>
    <w:pPr>
      <w:numPr>
        <w:numId w:val="7"/>
      </w:numPr>
      <w:spacing w:after="240" w:line="240" w:lineRule="exact"/>
    </w:pPr>
    <w:rPr>
      <w:rFonts w:ascii="EYInterstate Light" w:hAnsi="EYInterstate Light" w:cstheme="minorBidi"/>
      <w:sz w:val="18"/>
      <w:szCs w:val="18"/>
    </w:rPr>
  </w:style>
  <w:style w:type="character" w:styleId="UnresolvedMention">
    <w:name w:val="Unresolved Mention"/>
    <w:basedOn w:val="DefaultParagraphFont"/>
    <w:uiPriority w:val="99"/>
    <w:semiHidden/>
    <w:unhideWhenUsed/>
    <w:rsid w:val="00024601"/>
    <w:rPr>
      <w:color w:val="605E5C"/>
      <w:shd w:val="clear" w:color="auto" w:fill="E1DFDD"/>
    </w:rPr>
  </w:style>
  <w:style w:type="character" w:customStyle="1" w:styleId="explorergridtext">
    <w:name w:val="explorergridtext"/>
    <w:basedOn w:val="DefaultParagraphFont"/>
    <w:rsid w:val="006315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069890">
      <w:bodyDiv w:val="1"/>
      <w:marLeft w:val="0"/>
      <w:marRight w:val="0"/>
      <w:marTop w:val="0"/>
      <w:marBottom w:val="0"/>
      <w:divBdr>
        <w:top w:val="none" w:sz="0" w:space="0" w:color="auto"/>
        <w:left w:val="none" w:sz="0" w:space="0" w:color="auto"/>
        <w:bottom w:val="none" w:sz="0" w:space="0" w:color="auto"/>
        <w:right w:val="none" w:sz="0" w:space="0" w:color="auto"/>
      </w:divBdr>
      <w:divsChild>
        <w:div w:id="1215849890">
          <w:marLeft w:val="274"/>
          <w:marRight w:val="0"/>
          <w:marTop w:val="0"/>
          <w:marBottom w:val="0"/>
          <w:divBdr>
            <w:top w:val="none" w:sz="0" w:space="0" w:color="auto"/>
            <w:left w:val="none" w:sz="0" w:space="0" w:color="auto"/>
            <w:bottom w:val="none" w:sz="0" w:space="0" w:color="auto"/>
            <w:right w:val="none" w:sz="0" w:space="0" w:color="auto"/>
          </w:divBdr>
        </w:div>
        <w:div w:id="1465075981">
          <w:marLeft w:val="274"/>
          <w:marRight w:val="0"/>
          <w:marTop w:val="0"/>
          <w:marBottom w:val="0"/>
          <w:divBdr>
            <w:top w:val="none" w:sz="0" w:space="0" w:color="auto"/>
            <w:left w:val="none" w:sz="0" w:space="0" w:color="auto"/>
            <w:bottom w:val="none" w:sz="0" w:space="0" w:color="auto"/>
            <w:right w:val="none" w:sz="0" w:space="0" w:color="auto"/>
          </w:divBdr>
        </w:div>
        <w:div w:id="379132611">
          <w:marLeft w:val="274"/>
          <w:marRight w:val="0"/>
          <w:marTop w:val="0"/>
          <w:marBottom w:val="0"/>
          <w:divBdr>
            <w:top w:val="none" w:sz="0" w:space="0" w:color="auto"/>
            <w:left w:val="none" w:sz="0" w:space="0" w:color="auto"/>
            <w:bottom w:val="none" w:sz="0" w:space="0" w:color="auto"/>
            <w:right w:val="none" w:sz="0" w:space="0" w:color="auto"/>
          </w:divBdr>
        </w:div>
        <w:div w:id="1220479067">
          <w:marLeft w:val="274"/>
          <w:marRight w:val="0"/>
          <w:marTop w:val="0"/>
          <w:marBottom w:val="0"/>
          <w:divBdr>
            <w:top w:val="none" w:sz="0" w:space="0" w:color="auto"/>
            <w:left w:val="none" w:sz="0" w:space="0" w:color="auto"/>
            <w:bottom w:val="none" w:sz="0" w:space="0" w:color="auto"/>
            <w:right w:val="none" w:sz="0" w:space="0" w:color="auto"/>
          </w:divBdr>
        </w:div>
        <w:div w:id="644119832">
          <w:marLeft w:val="274"/>
          <w:marRight w:val="0"/>
          <w:marTop w:val="0"/>
          <w:marBottom w:val="0"/>
          <w:divBdr>
            <w:top w:val="none" w:sz="0" w:space="0" w:color="auto"/>
            <w:left w:val="none" w:sz="0" w:space="0" w:color="auto"/>
            <w:bottom w:val="none" w:sz="0" w:space="0" w:color="auto"/>
            <w:right w:val="none" w:sz="0" w:space="0" w:color="auto"/>
          </w:divBdr>
        </w:div>
        <w:div w:id="1986279082">
          <w:marLeft w:val="274"/>
          <w:marRight w:val="0"/>
          <w:marTop w:val="0"/>
          <w:marBottom w:val="0"/>
          <w:divBdr>
            <w:top w:val="none" w:sz="0" w:space="0" w:color="auto"/>
            <w:left w:val="none" w:sz="0" w:space="0" w:color="auto"/>
            <w:bottom w:val="none" w:sz="0" w:space="0" w:color="auto"/>
            <w:right w:val="none" w:sz="0" w:space="0" w:color="auto"/>
          </w:divBdr>
        </w:div>
      </w:divsChild>
    </w:div>
    <w:div w:id="695616356">
      <w:bodyDiv w:val="1"/>
      <w:marLeft w:val="0"/>
      <w:marRight w:val="0"/>
      <w:marTop w:val="0"/>
      <w:marBottom w:val="0"/>
      <w:divBdr>
        <w:top w:val="none" w:sz="0" w:space="0" w:color="auto"/>
        <w:left w:val="none" w:sz="0" w:space="0" w:color="auto"/>
        <w:bottom w:val="none" w:sz="0" w:space="0" w:color="auto"/>
        <w:right w:val="none" w:sz="0" w:space="0" w:color="auto"/>
      </w:divBdr>
    </w:div>
    <w:div w:id="763965217">
      <w:bodyDiv w:val="1"/>
      <w:marLeft w:val="0"/>
      <w:marRight w:val="0"/>
      <w:marTop w:val="0"/>
      <w:marBottom w:val="0"/>
      <w:divBdr>
        <w:top w:val="none" w:sz="0" w:space="0" w:color="auto"/>
        <w:left w:val="none" w:sz="0" w:space="0" w:color="auto"/>
        <w:bottom w:val="none" w:sz="0" w:space="0" w:color="auto"/>
        <w:right w:val="none" w:sz="0" w:space="0" w:color="auto"/>
      </w:divBdr>
    </w:div>
    <w:div w:id="792987265">
      <w:bodyDiv w:val="1"/>
      <w:marLeft w:val="0"/>
      <w:marRight w:val="0"/>
      <w:marTop w:val="0"/>
      <w:marBottom w:val="0"/>
      <w:divBdr>
        <w:top w:val="none" w:sz="0" w:space="0" w:color="auto"/>
        <w:left w:val="none" w:sz="0" w:space="0" w:color="auto"/>
        <w:bottom w:val="none" w:sz="0" w:space="0" w:color="auto"/>
        <w:right w:val="none" w:sz="0" w:space="0" w:color="auto"/>
      </w:divBdr>
    </w:div>
    <w:div w:id="900410905">
      <w:bodyDiv w:val="1"/>
      <w:marLeft w:val="0"/>
      <w:marRight w:val="0"/>
      <w:marTop w:val="0"/>
      <w:marBottom w:val="0"/>
      <w:divBdr>
        <w:top w:val="none" w:sz="0" w:space="0" w:color="auto"/>
        <w:left w:val="none" w:sz="0" w:space="0" w:color="auto"/>
        <w:bottom w:val="none" w:sz="0" w:space="0" w:color="auto"/>
        <w:right w:val="none" w:sz="0" w:space="0" w:color="auto"/>
      </w:divBdr>
    </w:div>
    <w:div w:id="985285378">
      <w:bodyDiv w:val="1"/>
      <w:marLeft w:val="0"/>
      <w:marRight w:val="0"/>
      <w:marTop w:val="0"/>
      <w:marBottom w:val="0"/>
      <w:divBdr>
        <w:top w:val="none" w:sz="0" w:space="0" w:color="auto"/>
        <w:left w:val="none" w:sz="0" w:space="0" w:color="auto"/>
        <w:bottom w:val="none" w:sz="0" w:space="0" w:color="auto"/>
        <w:right w:val="none" w:sz="0" w:space="0" w:color="auto"/>
      </w:divBdr>
      <w:divsChild>
        <w:div w:id="1355768523">
          <w:marLeft w:val="0"/>
          <w:marRight w:val="0"/>
          <w:marTop w:val="0"/>
          <w:marBottom w:val="0"/>
          <w:divBdr>
            <w:top w:val="single" w:sz="2" w:space="0" w:color="EEEEEE"/>
            <w:left w:val="single" w:sz="2" w:space="0" w:color="EEEEEE"/>
            <w:bottom w:val="single" w:sz="2" w:space="0" w:color="EEEEEE"/>
            <w:right w:val="single" w:sz="2" w:space="0" w:color="EEEEEE"/>
          </w:divBdr>
          <w:divsChild>
            <w:div w:id="1956210334">
              <w:marLeft w:val="0"/>
              <w:marRight w:val="0"/>
              <w:marTop w:val="0"/>
              <w:marBottom w:val="0"/>
              <w:divBdr>
                <w:top w:val="single" w:sz="2" w:space="15" w:color="EEEEEE"/>
                <w:left w:val="single" w:sz="2" w:space="0" w:color="EEEEEE"/>
                <w:bottom w:val="single" w:sz="2" w:space="15" w:color="EEEEEE"/>
                <w:right w:val="single" w:sz="2" w:space="0" w:color="EEEEEE"/>
              </w:divBdr>
              <w:divsChild>
                <w:div w:id="1743523087">
                  <w:marLeft w:val="0"/>
                  <w:marRight w:val="0"/>
                  <w:marTop w:val="0"/>
                  <w:marBottom w:val="0"/>
                  <w:divBdr>
                    <w:top w:val="none" w:sz="0" w:space="0" w:color="auto"/>
                    <w:left w:val="none" w:sz="0" w:space="0" w:color="auto"/>
                    <w:bottom w:val="none" w:sz="0" w:space="0" w:color="auto"/>
                    <w:right w:val="none" w:sz="0" w:space="0" w:color="auto"/>
                  </w:divBdr>
                  <w:divsChild>
                    <w:div w:id="14701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667429">
      <w:bodyDiv w:val="1"/>
      <w:marLeft w:val="0"/>
      <w:marRight w:val="0"/>
      <w:marTop w:val="0"/>
      <w:marBottom w:val="0"/>
      <w:divBdr>
        <w:top w:val="none" w:sz="0" w:space="0" w:color="auto"/>
        <w:left w:val="none" w:sz="0" w:space="0" w:color="auto"/>
        <w:bottom w:val="none" w:sz="0" w:space="0" w:color="auto"/>
        <w:right w:val="none" w:sz="0" w:space="0" w:color="auto"/>
      </w:divBdr>
    </w:div>
    <w:div w:id="1333602912">
      <w:bodyDiv w:val="1"/>
      <w:marLeft w:val="0"/>
      <w:marRight w:val="0"/>
      <w:marTop w:val="0"/>
      <w:marBottom w:val="0"/>
      <w:divBdr>
        <w:top w:val="none" w:sz="0" w:space="0" w:color="auto"/>
        <w:left w:val="none" w:sz="0" w:space="0" w:color="auto"/>
        <w:bottom w:val="none" w:sz="0" w:space="0" w:color="auto"/>
        <w:right w:val="none" w:sz="0" w:space="0" w:color="auto"/>
      </w:divBdr>
    </w:div>
    <w:div w:id="1513447016">
      <w:bodyDiv w:val="1"/>
      <w:marLeft w:val="0"/>
      <w:marRight w:val="0"/>
      <w:marTop w:val="0"/>
      <w:marBottom w:val="0"/>
      <w:divBdr>
        <w:top w:val="none" w:sz="0" w:space="0" w:color="auto"/>
        <w:left w:val="none" w:sz="0" w:space="0" w:color="auto"/>
        <w:bottom w:val="none" w:sz="0" w:space="0" w:color="auto"/>
        <w:right w:val="none" w:sz="0" w:space="0" w:color="auto"/>
      </w:divBdr>
      <w:divsChild>
        <w:div w:id="447942149">
          <w:marLeft w:val="547"/>
          <w:marRight w:val="0"/>
          <w:marTop w:val="115"/>
          <w:marBottom w:val="0"/>
          <w:divBdr>
            <w:top w:val="none" w:sz="0" w:space="0" w:color="auto"/>
            <w:left w:val="none" w:sz="0" w:space="0" w:color="auto"/>
            <w:bottom w:val="none" w:sz="0" w:space="0" w:color="auto"/>
            <w:right w:val="none" w:sz="0" w:space="0" w:color="auto"/>
          </w:divBdr>
        </w:div>
        <w:div w:id="912815330">
          <w:marLeft w:val="547"/>
          <w:marRight w:val="0"/>
          <w:marTop w:val="115"/>
          <w:marBottom w:val="0"/>
          <w:divBdr>
            <w:top w:val="none" w:sz="0" w:space="0" w:color="auto"/>
            <w:left w:val="none" w:sz="0" w:space="0" w:color="auto"/>
            <w:bottom w:val="none" w:sz="0" w:space="0" w:color="auto"/>
            <w:right w:val="none" w:sz="0" w:space="0" w:color="auto"/>
          </w:divBdr>
        </w:div>
        <w:div w:id="1346322280">
          <w:marLeft w:val="547"/>
          <w:marRight w:val="0"/>
          <w:marTop w:val="115"/>
          <w:marBottom w:val="0"/>
          <w:divBdr>
            <w:top w:val="none" w:sz="0" w:space="0" w:color="auto"/>
            <w:left w:val="none" w:sz="0" w:space="0" w:color="auto"/>
            <w:bottom w:val="none" w:sz="0" w:space="0" w:color="auto"/>
            <w:right w:val="none" w:sz="0" w:space="0" w:color="auto"/>
          </w:divBdr>
        </w:div>
        <w:div w:id="1608073627">
          <w:marLeft w:val="547"/>
          <w:marRight w:val="0"/>
          <w:marTop w:val="115"/>
          <w:marBottom w:val="0"/>
          <w:divBdr>
            <w:top w:val="none" w:sz="0" w:space="0" w:color="auto"/>
            <w:left w:val="none" w:sz="0" w:space="0" w:color="auto"/>
            <w:bottom w:val="none" w:sz="0" w:space="0" w:color="auto"/>
            <w:right w:val="none" w:sz="0" w:space="0" w:color="auto"/>
          </w:divBdr>
        </w:div>
        <w:div w:id="498543192">
          <w:marLeft w:val="547"/>
          <w:marRight w:val="0"/>
          <w:marTop w:val="115"/>
          <w:marBottom w:val="0"/>
          <w:divBdr>
            <w:top w:val="none" w:sz="0" w:space="0" w:color="auto"/>
            <w:left w:val="none" w:sz="0" w:space="0" w:color="auto"/>
            <w:bottom w:val="none" w:sz="0" w:space="0" w:color="auto"/>
            <w:right w:val="none" w:sz="0" w:space="0" w:color="auto"/>
          </w:divBdr>
        </w:div>
        <w:div w:id="934679334">
          <w:marLeft w:val="547"/>
          <w:marRight w:val="0"/>
          <w:marTop w:val="115"/>
          <w:marBottom w:val="0"/>
          <w:divBdr>
            <w:top w:val="none" w:sz="0" w:space="0" w:color="auto"/>
            <w:left w:val="none" w:sz="0" w:space="0" w:color="auto"/>
            <w:bottom w:val="none" w:sz="0" w:space="0" w:color="auto"/>
            <w:right w:val="none" w:sz="0" w:space="0" w:color="auto"/>
          </w:divBdr>
        </w:div>
        <w:div w:id="1027482625">
          <w:marLeft w:val="547"/>
          <w:marRight w:val="0"/>
          <w:marTop w:val="115"/>
          <w:marBottom w:val="0"/>
          <w:divBdr>
            <w:top w:val="none" w:sz="0" w:space="0" w:color="auto"/>
            <w:left w:val="none" w:sz="0" w:space="0" w:color="auto"/>
            <w:bottom w:val="none" w:sz="0" w:space="0" w:color="auto"/>
            <w:right w:val="none" w:sz="0" w:space="0" w:color="auto"/>
          </w:divBdr>
        </w:div>
      </w:divsChild>
    </w:div>
    <w:div w:id="1594509159">
      <w:bodyDiv w:val="1"/>
      <w:marLeft w:val="0"/>
      <w:marRight w:val="0"/>
      <w:marTop w:val="0"/>
      <w:marBottom w:val="0"/>
      <w:divBdr>
        <w:top w:val="none" w:sz="0" w:space="0" w:color="auto"/>
        <w:left w:val="none" w:sz="0" w:space="0" w:color="auto"/>
        <w:bottom w:val="none" w:sz="0" w:space="0" w:color="auto"/>
        <w:right w:val="none" w:sz="0" w:space="0" w:color="auto"/>
      </w:divBdr>
      <w:divsChild>
        <w:div w:id="239296561">
          <w:marLeft w:val="0"/>
          <w:marRight w:val="0"/>
          <w:marTop w:val="0"/>
          <w:marBottom w:val="0"/>
          <w:divBdr>
            <w:top w:val="single" w:sz="2" w:space="0" w:color="EEEEEE"/>
            <w:left w:val="single" w:sz="2" w:space="0" w:color="EEEEEE"/>
            <w:bottom w:val="single" w:sz="2" w:space="0" w:color="EEEEEE"/>
            <w:right w:val="single" w:sz="2" w:space="0" w:color="EEEEEE"/>
          </w:divBdr>
          <w:divsChild>
            <w:div w:id="1862358973">
              <w:marLeft w:val="0"/>
              <w:marRight w:val="0"/>
              <w:marTop w:val="0"/>
              <w:marBottom w:val="0"/>
              <w:divBdr>
                <w:top w:val="single" w:sz="2" w:space="15" w:color="EEEEEE"/>
                <w:left w:val="single" w:sz="2" w:space="0" w:color="EEEEEE"/>
                <w:bottom w:val="single" w:sz="2" w:space="15" w:color="EEEEEE"/>
                <w:right w:val="single" w:sz="2" w:space="0" w:color="EEEEEE"/>
              </w:divBdr>
              <w:divsChild>
                <w:div w:id="750539104">
                  <w:marLeft w:val="0"/>
                  <w:marRight w:val="0"/>
                  <w:marTop w:val="0"/>
                  <w:marBottom w:val="0"/>
                  <w:divBdr>
                    <w:top w:val="none" w:sz="0" w:space="0" w:color="auto"/>
                    <w:left w:val="none" w:sz="0" w:space="0" w:color="auto"/>
                    <w:bottom w:val="none" w:sz="0" w:space="0" w:color="auto"/>
                    <w:right w:val="none" w:sz="0" w:space="0" w:color="auto"/>
                  </w:divBdr>
                  <w:divsChild>
                    <w:div w:id="37979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152179">
      <w:bodyDiv w:val="1"/>
      <w:marLeft w:val="0"/>
      <w:marRight w:val="0"/>
      <w:marTop w:val="0"/>
      <w:marBottom w:val="0"/>
      <w:divBdr>
        <w:top w:val="none" w:sz="0" w:space="0" w:color="auto"/>
        <w:left w:val="none" w:sz="0" w:space="0" w:color="auto"/>
        <w:bottom w:val="none" w:sz="0" w:space="0" w:color="auto"/>
        <w:right w:val="none" w:sz="0" w:space="0" w:color="auto"/>
      </w:divBdr>
    </w:div>
    <w:div w:id="1886405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ustomer_systems_nonprod@sjwater.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wmf"/><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8c66bf3-a2f8-4fa2-be03-dcce7990a668">
      <Terms xmlns="http://schemas.microsoft.com/office/infopath/2007/PartnerControls"/>
    </lcf76f155ced4ddcb4097134ff3c332f>
    <TaxCatchAll xmlns="978fb027-2d70-415d-bb7d-9cac3b3f973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59CD72E41A49142924D0A2957B91CA3" ma:contentTypeVersion="11" ma:contentTypeDescription="Create a new document." ma:contentTypeScope="" ma:versionID="1aa1172b733d41ad3068412a872646d0">
  <xsd:schema xmlns:xsd="http://www.w3.org/2001/XMLSchema" xmlns:xs="http://www.w3.org/2001/XMLSchema" xmlns:p="http://schemas.microsoft.com/office/2006/metadata/properties" xmlns:ns2="08c66bf3-a2f8-4fa2-be03-dcce7990a668" xmlns:ns3="978fb027-2d70-415d-bb7d-9cac3b3f973b" targetNamespace="http://schemas.microsoft.com/office/2006/metadata/properties" ma:root="true" ma:fieldsID="87a307a9f530cfb5b624db816d3e0273" ns2:_="" ns3:_="">
    <xsd:import namespace="08c66bf3-a2f8-4fa2-be03-dcce7990a668"/>
    <xsd:import namespace="978fb027-2d70-415d-bb7d-9cac3b3f97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c66bf3-a2f8-4fa2-be03-dcce7990a6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8fb027-2d70-415d-bb7d-9cac3b3f973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7f4ca4c-26a0-451b-b368-203956f29651}" ma:internalName="TaxCatchAll" ma:showField="CatchAllData" ma:web="978fb027-2d70-415d-bb7d-9cac3b3f97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091E0-22B0-4AF8-9D27-AC838928B4DD}">
  <ds:schemaRefs>
    <ds:schemaRef ds:uri="08c66bf3-a2f8-4fa2-be03-dcce7990a668"/>
    <ds:schemaRef ds:uri="http://schemas.microsoft.com/office/2006/documentManagement/types"/>
    <ds:schemaRef ds:uri="http://purl.org/dc/elements/1.1/"/>
    <ds:schemaRef ds:uri="http://purl.org/dc/terms/"/>
    <ds:schemaRef ds:uri="http://schemas.microsoft.com/office/2006/metadata/properties"/>
    <ds:schemaRef ds:uri="http://purl.org/dc/dcmitype/"/>
    <ds:schemaRef ds:uri="http://www.w3.org/XML/1998/namespace"/>
    <ds:schemaRef ds:uri="http://schemas.microsoft.com/office/infopath/2007/PartnerControls"/>
    <ds:schemaRef ds:uri="http://schemas.openxmlformats.org/package/2006/metadata/core-properties"/>
    <ds:schemaRef ds:uri="978fb027-2d70-415d-bb7d-9cac3b3f973b"/>
  </ds:schemaRefs>
</ds:datastoreItem>
</file>

<file path=customXml/itemProps2.xml><?xml version="1.0" encoding="utf-8"?>
<ds:datastoreItem xmlns:ds="http://schemas.openxmlformats.org/officeDocument/2006/customXml" ds:itemID="{04A4DD7D-A407-4EF4-92C9-E25BE9263E79}">
  <ds:schemaRefs>
    <ds:schemaRef ds:uri="http://schemas.microsoft.com/sharepoint/v3/contenttype/forms"/>
  </ds:schemaRefs>
</ds:datastoreItem>
</file>

<file path=customXml/itemProps3.xml><?xml version="1.0" encoding="utf-8"?>
<ds:datastoreItem xmlns:ds="http://schemas.openxmlformats.org/officeDocument/2006/customXml" ds:itemID="{C20B9A08-EF1D-4254-B4C0-FAD466C665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c66bf3-a2f8-4fa2-be03-dcce7990a668"/>
    <ds:schemaRef ds:uri="978fb027-2d70-415d-bb7d-9cac3b3f9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B000AA-32B5-40AD-BCE6-654A71ECA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1337</TotalTime>
  <Pages>20</Pages>
  <Words>3477</Words>
  <Characters>19819</Characters>
  <Application>Microsoft Office Word</Application>
  <DocSecurity>0</DocSecurity>
  <Lines>165</Lines>
  <Paragraphs>46</Paragraphs>
  <ScaleCrop>false</ScaleCrop>
  <Company>EY</Company>
  <LinksUpToDate>false</LinksUpToDate>
  <CharactersWithSpaces>23250</CharactersWithSpaces>
  <SharedDoc>false</SharedDoc>
  <HLinks>
    <vt:vector size="252" baseType="variant">
      <vt:variant>
        <vt:i4>5840929</vt:i4>
      </vt:variant>
      <vt:variant>
        <vt:i4>247</vt:i4>
      </vt:variant>
      <vt:variant>
        <vt:i4>0</vt:i4>
      </vt:variant>
      <vt:variant>
        <vt:i4>5</vt:i4>
      </vt:variant>
      <vt:variant>
        <vt:lpwstr/>
      </vt:variant>
      <vt:variant>
        <vt:lpwstr>_CM_GetCurBal_–_Service</vt:lpwstr>
      </vt:variant>
      <vt:variant>
        <vt:i4>458805</vt:i4>
      </vt:variant>
      <vt:variant>
        <vt:i4>242</vt:i4>
      </vt:variant>
      <vt:variant>
        <vt:i4>0</vt:i4>
      </vt:variant>
      <vt:variant>
        <vt:i4>5</vt:i4>
      </vt:variant>
      <vt:variant>
        <vt:lpwstr>mailto:customer_systems_nonprod@sjwater.com</vt:lpwstr>
      </vt:variant>
      <vt:variant>
        <vt:lpwstr/>
      </vt:variant>
      <vt:variant>
        <vt:i4>1703982</vt:i4>
      </vt:variant>
      <vt:variant>
        <vt:i4>236</vt:i4>
      </vt:variant>
      <vt:variant>
        <vt:i4>0</vt:i4>
      </vt:variant>
      <vt:variant>
        <vt:i4>5</vt:i4>
      </vt:variant>
      <vt:variant>
        <vt:lpwstr/>
      </vt:variant>
      <vt:variant>
        <vt:lpwstr>_Messages</vt:lpwstr>
      </vt:variant>
      <vt:variant>
        <vt:i4>1703982</vt:i4>
      </vt:variant>
      <vt:variant>
        <vt:i4>233</vt:i4>
      </vt:variant>
      <vt:variant>
        <vt:i4>0</vt:i4>
      </vt:variant>
      <vt:variant>
        <vt:i4>5</vt:i4>
      </vt:variant>
      <vt:variant>
        <vt:lpwstr/>
      </vt:variant>
      <vt:variant>
        <vt:lpwstr>_Messages</vt:lpwstr>
      </vt:variant>
      <vt:variant>
        <vt:i4>1703982</vt:i4>
      </vt:variant>
      <vt:variant>
        <vt:i4>230</vt:i4>
      </vt:variant>
      <vt:variant>
        <vt:i4>0</vt:i4>
      </vt:variant>
      <vt:variant>
        <vt:i4>5</vt:i4>
      </vt:variant>
      <vt:variant>
        <vt:lpwstr/>
      </vt:variant>
      <vt:variant>
        <vt:lpwstr>_Messages</vt:lpwstr>
      </vt:variant>
      <vt:variant>
        <vt:i4>1703982</vt:i4>
      </vt:variant>
      <vt:variant>
        <vt:i4>227</vt:i4>
      </vt:variant>
      <vt:variant>
        <vt:i4>0</vt:i4>
      </vt:variant>
      <vt:variant>
        <vt:i4>5</vt:i4>
      </vt:variant>
      <vt:variant>
        <vt:lpwstr/>
      </vt:variant>
      <vt:variant>
        <vt:lpwstr>_Messages</vt:lpwstr>
      </vt:variant>
      <vt:variant>
        <vt:i4>1114169</vt:i4>
      </vt:variant>
      <vt:variant>
        <vt:i4>220</vt:i4>
      </vt:variant>
      <vt:variant>
        <vt:i4>0</vt:i4>
      </vt:variant>
      <vt:variant>
        <vt:i4>5</vt:i4>
      </vt:variant>
      <vt:variant>
        <vt:lpwstr/>
      </vt:variant>
      <vt:variant>
        <vt:lpwstr>_Toc208325103</vt:lpwstr>
      </vt:variant>
      <vt:variant>
        <vt:i4>1114169</vt:i4>
      </vt:variant>
      <vt:variant>
        <vt:i4>214</vt:i4>
      </vt:variant>
      <vt:variant>
        <vt:i4>0</vt:i4>
      </vt:variant>
      <vt:variant>
        <vt:i4>5</vt:i4>
      </vt:variant>
      <vt:variant>
        <vt:lpwstr/>
      </vt:variant>
      <vt:variant>
        <vt:lpwstr>_Toc208325102</vt:lpwstr>
      </vt:variant>
      <vt:variant>
        <vt:i4>1114169</vt:i4>
      </vt:variant>
      <vt:variant>
        <vt:i4>208</vt:i4>
      </vt:variant>
      <vt:variant>
        <vt:i4>0</vt:i4>
      </vt:variant>
      <vt:variant>
        <vt:i4>5</vt:i4>
      </vt:variant>
      <vt:variant>
        <vt:lpwstr/>
      </vt:variant>
      <vt:variant>
        <vt:lpwstr>_Toc208325101</vt:lpwstr>
      </vt:variant>
      <vt:variant>
        <vt:i4>1114169</vt:i4>
      </vt:variant>
      <vt:variant>
        <vt:i4>202</vt:i4>
      </vt:variant>
      <vt:variant>
        <vt:i4>0</vt:i4>
      </vt:variant>
      <vt:variant>
        <vt:i4>5</vt:i4>
      </vt:variant>
      <vt:variant>
        <vt:lpwstr/>
      </vt:variant>
      <vt:variant>
        <vt:lpwstr>_Toc208325100</vt:lpwstr>
      </vt:variant>
      <vt:variant>
        <vt:i4>1572920</vt:i4>
      </vt:variant>
      <vt:variant>
        <vt:i4>196</vt:i4>
      </vt:variant>
      <vt:variant>
        <vt:i4>0</vt:i4>
      </vt:variant>
      <vt:variant>
        <vt:i4>5</vt:i4>
      </vt:variant>
      <vt:variant>
        <vt:lpwstr/>
      </vt:variant>
      <vt:variant>
        <vt:lpwstr>_Toc208325099</vt:lpwstr>
      </vt:variant>
      <vt:variant>
        <vt:i4>1572920</vt:i4>
      </vt:variant>
      <vt:variant>
        <vt:i4>190</vt:i4>
      </vt:variant>
      <vt:variant>
        <vt:i4>0</vt:i4>
      </vt:variant>
      <vt:variant>
        <vt:i4>5</vt:i4>
      </vt:variant>
      <vt:variant>
        <vt:lpwstr/>
      </vt:variant>
      <vt:variant>
        <vt:lpwstr>_Toc208325098</vt:lpwstr>
      </vt:variant>
      <vt:variant>
        <vt:i4>1572920</vt:i4>
      </vt:variant>
      <vt:variant>
        <vt:i4>184</vt:i4>
      </vt:variant>
      <vt:variant>
        <vt:i4>0</vt:i4>
      </vt:variant>
      <vt:variant>
        <vt:i4>5</vt:i4>
      </vt:variant>
      <vt:variant>
        <vt:lpwstr/>
      </vt:variant>
      <vt:variant>
        <vt:lpwstr>_Toc208325097</vt:lpwstr>
      </vt:variant>
      <vt:variant>
        <vt:i4>1572920</vt:i4>
      </vt:variant>
      <vt:variant>
        <vt:i4>176</vt:i4>
      </vt:variant>
      <vt:variant>
        <vt:i4>0</vt:i4>
      </vt:variant>
      <vt:variant>
        <vt:i4>5</vt:i4>
      </vt:variant>
      <vt:variant>
        <vt:lpwstr/>
      </vt:variant>
      <vt:variant>
        <vt:lpwstr>_Toc208325096</vt:lpwstr>
      </vt:variant>
      <vt:variant>
        <vt:i4>1572920</vt:i4>
      </vt:variant>
      <vt:variant>
        <vt:i4>170</vt:i4>
      </vt:variant>
      <vt:variant>
        <vt:i4>0</vt:i4>
      </vt:variant>
      <vt:variant>
        <vt:i4>5</vt:i4>
      </vt:variant>
      <vt:variant>
        <vt:lpwstr/>
      </vt:variant>
      <vt:variant>
        <vt:lpwstr>_Toc208325095</vt:lpwstr>
      </vt:variant>
      <vt:variant>
        <vt:i4>1572920</vt:i4>
      </vt:variant>
      <vt:variant>
        <vt:i4>164</vt:i4>
      </vt:variant>
      <vt:variant>
        <vt:i4>0</vt:i4>
      </vt:variant>
      <vt:variant>
        <vt:i4>5</vt:i4>
      </vt:variant>
      <vt:variant>
        <vt:lpwstr/>
      </vt:variant>
      <vt:variant>
        <vt:lpwstr>_Toc208325094</vt:lpwstr>
      </vt:variant>
      <vt:variant>
        <vt:i4>1572920</vt:i4>
      </vt:variant>
      <vt:variant>
        <vt:i4>158</vt:i4>
      </vt:variant>
      <vt:variant>
        <vt:i4>0</vt:i4>
      </vt:variant>
      <vt:variant>
        <vt:i4>5</vt:i4>
      </vt:variant>
      <vt:variant>
        <vt:lpwstr/>
      </vt:variant>
      <vt:variant>
        <vt:lpwstr>_Toc208325093</vt:lpwstr>
      </vt:variant>
      <vt:variant>
        <vt:i4>1572920</vt:i4>
      </vt:variant>
      <vt:variant>
        <vt:i4>152</vt:i4>
      </vt:variant>
      <vt:variant>
        <vt:i4>0</vt:i4>
      </vt:variant>
      <vt:variant>
        <vt:i4>5</vt:i4>
      </vt:variant>
      <vt:variant>
        <vt:lpwstr/>
      </vt:variant>
      <vt:variant>
        <vt:lpwstr>_Toc208325092</vt:lpwstr>
      </vt:variant>
      <vt:variant>
        <vt:i4>1572920</vt:i4>
      </vt:variant>
      <vt:variant>
        <vt:i4>146</vt:i4>
      </vt:variant>
      <vt:variant>
        <vt:i4>0</vt:i4>
      </vt:variant>
      <vt:variant>
        <vt:i4>5</vt:i4>
      </vt:variant>
      <vt:variant>
        <vt:lpwstr/>
      </vt:variant>
      <vt:variant>
        <vt:lpwstr>_Toc208325091</vt:lpwstr>
      </vt:variant>
      <vt:variant>
        <vt:i4>1572920</vt:i4>
      </vt:variant>
      <vt:variant>
        <vt:i4>140</vt:i4>
      </vt:variant>
      <vt:variant>
        <vt:i4>0</vt:i4>
      </vt:variant>
      <vt:variant>
        <vt:i4>5</vt:i4>
      </vt:variant>
      <vt:variant>
        <vt:lpwstr/>
      </vt:variant>
      <vt:variant>
        <vt:lpwstr>_Toc208325090</vt:lpwstr>
      </vt:variant>
      <vt:variant>
        <vt:i4>1638456</vt:i4>
      </vt:variant>
      <vt:variant>
        <vt:i4>134</vt:i4>
      </vt:variant>
      <vt:variant>
        <vt:i4>0</vt:i4>
      </vt:variant>
      <vt:variant>
        <vt:i4>5</vt:i4>
      </vt:variant>
      <vt:variant>
        <vt:lpwstr/>
      </vt:variant>
      <vt:variant>
        <vt:lpwstr>_Toc208325089</vt:lpwstr>
      </vt:variant>
      <vt:variant>
        <vt:i4>1638456</vt:i4>
      </vt:variant>
      <vt:variant>
        <vt:i4>128</vt:i4>
      </vt:variant>
      <vt:variant>
        <vt:i4>0</vt:i4>
      </vt:variant>
      <vt:variant>
        <vt:i4>5</vt:i4>
      </vt:variant>
      <vt:variant>
        <vt:lpwstr/>
      </vt:variant>
      <vt:variant>
        <vt:lpwstr>_Toc208325088</vt:lpwstr>
      </vt:variant>
      <vt:variant>
        <vt:i4>1638456</vt:i4>
      </vt:variant>
      <vt:variant>
        <vt:i4>122</vt:i4>
      </vt:variant>
      <vt:variant>
        <vt:i4>0</vt:i4>
      </vt:variant>
      <vt:variant>
        <vt:i4>5</vt:i4>
      </vt:variant>
      <vt:variant>
        <vt:lpwstr/>
      </vt:variant>
      <vt:variant>
        <vt:lpwstr>_Toc208325087</vt:lpwstr>
      </vt:variant>
      <vt:variant>
        <vt:i4>1638456</vt:i4>
      </vt:variant>
      <vt:variant>
        <vt:i4>116</vt:i4>
      </vt:variant>
      <vt:variant>
        <vt:i4>0</vt:i4>
      </vt:variant>
      <vt:variant>
        <vt:i4>5</vt:i4>
      </vt:variant>
      <vt:variant>
        <vt:lpwstr/>
      </vt:variant>
      <vt:variant>
        <vt:lpwstr>_Toc208325086</vt:lpwstr>
      </vt:variant>
      <vt:variant>
        <vt:i4>1638456</vt:i4>
      </vt:variant>
      <vt:variant>
        <vt:i4>110</vt:i4>
      </vt:variant>
      <vt:variant>
        <vt:i4>0</vt:i4>
      </vt:variant>
      <vt:variant>
        <vt:i4>5</vt:i4>
      </vt:variant>
      <vt:variant>
        <vt:lpwstr/>
      </vt:variant>
      <vt:variant>
        <vt:lpwstr>_Toc208325085</vt:lpwstr>
      </vt:variant>
      <vt:variant>
        <vt:i4>1638456</vt:i4>
      </vt:variant>
      <vt:variant>
        <vt:i4>104</vt:i4>
      </vt:variant>
      <vt:variant>
        <vt:i4>0</vt:i4>
      </vt:variant>
      <vt:variant>
        <vt:i4>5</vt:i4>
      </vt:variant>
      <vt:variant>
        <vt:lpwstr/>
      </vt:variant>
      <vt:variant>
        <vt:lpwstr>_Toc208325084</vt:lpwstr>
      </vt:variant>
      <vt:variant>
        <vt:i4>1638456</vt:i4>
      </vt:variant>
      <vt:variant>
        <vt:i4>98</vt:i4>
      </vt:variant>
      <vt:variant>
        <vt:i4>0</vt:i4>
      </vt:variant>
      <vt:variant>
        <vt:i4>5</vt:i4>
      </vt:variant>
      <vt:variant>
        <vt:lpwstr/>
      </vt:variant>
      <vt:variant>
        <vt:lpwstr>_Toc208325083</vt:lpwstr>
      </vt:variant>
      <vt:variant>
        <vt:i4>1638456</vt:i4>
      </vt:variant>
      <vt:variant>
        <vt:i4>92</vt:i4>
      </vt:variant>
      <vt:variant>
        <vt:i4>0</vt:i4>
      </vt:variant>
      <vt:variant>
        <vt:i4>5</vt:i4>
      </vt:variant>
      <vt:variant>
        <vt:lpwstr/>
      </vt:variant>
      <vt:variant>
        <vt:lpwstr>_Toc208325082</vt:lpwstr>
      </vt:variant>
      <vt:variant>
        <vt:i4>1638456</vt:i4>
      </vt:variant>
      <vt:variant>
        <vt:i4>86</vt:i4>
      </vt:variant>
      <vt:variant>
        <vt:i4>0</vt:i4>
      </vt:variant>
      <vt:variant>
        <vt:i4>5</vt:i4>
      </vt:variant>
      <vt:variant>
        <vt:lpwstr/>
      </vt:variant>
      <vt:variant>
        <vt:lpwstr>_Toc208325081</vt:lpwstr>
      </vt:variant>
      <vt:variant>
        <vt:i4>1638456</vt:i4>
      </vt:variant>
      <vt:variant>
        <vt:i4>80</vt:i4>
      </vt:variant>
      <vt:variant>
        <vt:i4>0</vt:i4>
      </vt:variant>
      <vt:variant>
        <vt:i4>5</vt:i4>
      </vt:variant>
      <vt:variant>
        <vt:lpwstr/>
      </vt:variant>
      <vt:variant>
        <vt:lpwstr>_Toc208325080</vt:lpwstr>
      </vt:variant>
      <vt:variant>
        <vt:i4>1441848</vt:i4>
      </vt:variant>
      <vt:variant>
        <vt:i4>74</vt:i4>
      </vt:variant>
      <vt:variant>
        <vt:i4>0</vt:i4>
      </vt:variant>
      <vt:variant>
        <vt:i4>5</vt:i4>
      </vt:variant>
      <vt:variant>
        <vt:lpwstr/>
      </vt:variant>
      <vt:variant>
        <vt:lpwstr>_Toc208325079</vt:lpwstr>
      </vt:variant>
      <vt:variant>
        <vt:i4>1441848</vt:i4>
      </vt:variant>
      <vt:variant>
        <vt:i4>68</vt:i4>
      </vt:variant>
      <vt:variant>
        <vt:i4>0</vt:i4>
      </vt:variant>
      <vt:variant>
        <vt:i4>5</vt:i4>
      </vt:variant>
      <vt:variant>
        <vt:lpwstr/>
      </vt:variant>
      <vt:variant>
        <vt:lpwstr>_Toc208325078</vt:lpwstr>
      </vt:variant>
      <vt:variant>
        <vt:i4>1441848</vt:i4>
      </vt:variant>
      <vt:variant>
        <vt:i4>62</vt:i4>
      </vt:variant>
      <vt:variant>
        <vt:i4>0</vt:i4>
      </vt:variant>
      <vt:variant>
        <vt:i4>5</vt:i4>
      </vt:variant>
      <vt:variant>
        <vt:lpwstr/>
      </vt:variant>
      <vt:variant>
        <vt:lpwstr>_Toc208325077</vt:lpwstr>
      </vt:variant>
      <vt:variant>
        <vt:i4>1441848</vt:i4>
      </vt:variant>
      <vt:variant>
        <vt:i4>56</vt:i4>
      </vt:variant>
      <vt:variant>
        <vt:i4>0</vt:i4>
      </vt:variant>
      <vt:variant>
        <vt:i4>5</vt:i4>
      </vt:variant>
      <vt:variant>
        <vt:lpwstr/>
      </vt:variant>
      <vt:variant>
        <vt:lpwstr>_Toc208325076</vt:lpwstr>
      </vt:variant>
      <vt:variant>
        <vt:i4>1441848</vt:i4>
      </vt:variant>
      <vt:variant>
        <vt:i4>50</vt:i4>
      </vt:variant>
      <vt:variant>
        <vt:i4>0</vt:i4>
      </vt:variant>
      <vt:variant>
        <vt:i4>5</vt:i4>
      </vt:variant>
      <vt:variant>
        <vt:lpwstr/>
      </vt:variant>
      <vt:variant>
        <vt:lpwstr>_Toc208325075</vt:lpwstr>
      </vt:variant>
      <vt:variant>
        <vt:i4>1441848</vt:i4>
      </vt:variant>
      <vt:variant>
        <vt:i4>44</vt:i4>
      </vt:variant>
      <vt:variant>
        <vt:i4>0</vt:i4>
      </vt:variant>
      <vt:variant>
        <vt:i4>5</vt:i4>
      </vt:variant>
      <vt:variant>
        <vt:lpwstr/>
      </vt:variant>
      <vt:variant>
        <vt:lpwstr>_Toc208325074</vt:lpwstr>
      </vt:variant>
      <vt:variant>
        <vt:i4>1441848</vt:i4>
      </vt:variant>
      <vt:variant>
        <vt:i4>38</vt:i4>
      </vt:variant>
      <vt:variant>
        <vt:i4>0</vt:i4>
      </vt:variant>
      <vt:variant>
        <vt:i4>5</vt:i4>
      </vt:variant>
      <vt:variant>
        <vt:lpwstr/>
      </vt:variant>
      <vt:variant>
        <vt:lpwstr>_Toc208325073</vt:lpwstr>
      </vt:variant>
      <vt:variant>
        <vt:i4>1441848</vt:i4>
      </vt:variant>
      <vt:variant>
        <vt:i4>32</vt:i4>
      </vt:variant>
      <vt:variant>
        <vt:i4>0</vt:i4>
      </vt:variant>
      <vt:variant>
        <vt:i4>5</vt:i4>
      </vt:variant>
      <vt:variant>
        <vt:lpwstr/>
      </vt:variant>
      <vt:variant>
        <vt:lpwstr>_Toc208325072</vt:lpwstr>
      </vt:variant>
      <vt:variant>
        <vt:i4>1441848</vt:i4>
      </vt:variant>
      <vt:variant>
        <vt:i4>26</vt:i4>
      </vt:variant>
      <vt:variant>
        <vt:i4>0</vt:i4>
      </vt:variant>
      <vt:variant>
        <vt:i4>5</vt:i4>
      </vt:variant>
      <vt:variant>
        <vt:lpwstr/>
      </vt:variant>
      <vt:variant>
        <vt:lpwstr>_Toc208325071</vt:lpwstr>
      </vt:variant>
      <vt:variant>
        <vt:i4>1441848</vt:i4>
      </vt:variant>
      <vt:variant>
        <vt:i4>20</vt:i4>
      </vt:variant>
      <vt:variant>
        <vt:i4>0</vt:i4>
      </vt:variant>
      <vt:variant>
        <vt:i4>5</vt:i4>
      </vt:variant>
      <vt:variant>
        <vt:lpwstr/>
      </vt:variant>
      <vt:variant>
        <vt:lpwstr>_Toc208325070</vt:lpwstr>
      </vt:variant>
      <vt:variant>
        <vt:i4>1507384</vt:i4>
      </vt:variant>
      <vt:variant>
        <vt:i4>14</vt:i4>
      </vt:variant>
      <vt:variant>
        <vt:i4>0</vt:i4>
      </vt:variant>
      <vt:variant>
        <vt:i4>5</vt:i4>
      </vt:variant>
      <vt:variant>
        <vt:lpwstr/>
      </vt:variant>
      <vt:variant>
        <vt:lpwstr>_Toc208325069</vt:lpwstr>
      </vt:variant>
      <vt:variant>
        <vt:i4>1507384</vt:i4>
      </vt:variant>
      <vt:variant>
        <vt:i4>8</vt:i4>
      </vt:variant>
      <vt:variant>
        <vt:i4>0</vt:i4>
      </vt:variant>
      <vt:variant>
        <vt:i4>5</vt:i4>
      </vt:variant>
      <vt:variant>
        <vt:lpwstr/>
      </vt:variant>
      <vt:variant>
        <vt:lpwstr>_Toc208325068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 - INTC012- Data Refresh Service</dc:title>
  <dc:subject>INTC012- Data Refresh Service</dc:subject>
  <dc:creator>EY</dc:creator>
  <cp:lastModifiedBy>Jayvee T Gabriel</cp:lastModifiedBy>
  <cp:revision>603</cp:revision>
  <cp:lastPrinted>2019-02-19T23:07:00Z</cp:lastPrinted>
  <dcterms:created xsi:type="dcterms:W3CDTF">2022-03-02T12:52:00Z</dcterms:created>
  <dcterms:modified xsi:type="dcterms:W3CDTF">2025-10-23T12:01:00Z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0x010100159CD72E41A49142924D0A2957B91CA3</vt:lpwstr>
  </property>
  <property fmtid="{D5CDD505-2E9C-101B-9397-08002B2CF9AE}" pid="3" name="AuthorIds_UIVersion_1536">
    <vt:lpwstr>36</vt:lpwstr>
  </property>
  <property fmtid="{D5CDD505-2E9C-101B-9397-08002B2CF9AE}" pid="4" name="MediaServiceImageTags">
    <vt:lpwstr/>
  </property>
</Properties>
</file>